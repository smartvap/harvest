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631" w:rsidRDefault="007C49B6" w:rsidP="007C49B6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非容器部署</w:t>
      </w:r>
    </w:p>
    <w:p w:rsidR="00492C6A" w:rsidRDefault="00492C6A" w:rsidP="00492C6A">
      <w:pPr>
        <w:pStyle w:val="2"/>
      </w:pPr>
      <w:r>
        <w:t xml:space="preserve">1.1 </w:t>
      </w:r>
      <w:r>
        <w:rPr>
          <w:rFonts w:hint="eastAsia"/>
        </w:rPr>
        <w:t>软件安装</w:t>
      </w:r>
    </w:p>
    <w:p w:rsidR="007C49B6" w:rsidRDefault="007C49B6" w:rsidP="007C49B6">
      <w:r w:rsidRPr="007C49B6">
        <w:t>yum install git gcc gcc-c++ make automake autoconf libtool pcre pcre-devel zlib zlib-devel openssl-devel wget vim</w:t>
      </w:r>
      <w:r w:rsidR="00716876">
        <w:t xml:space="preserve"> </w:t>
      </w:r>
      <w:r w:rsidR="00716876" w:rsidRPr="00716876">
        <w:t>initscripts.x86_64</w:t>
      </w:r>
      <w:r w:rsidR="005C62DE">
        <w:rPr>
          <w:rStyle w:val="a7"/>
        </w:rPr>
        <w:footnoteReference w:id="1"/>
      </w:r>
      <w:r w:rsidRPr="007C49B6">
        <w:t xml:space="preserve"> </w:t>
      </w:r>
      <w:r w:rsidR="00747D35">
        <w:t>telnet</w:t>
      </w:r>
      <w:r w:rsidR="009924AB">
        <w:t xml:space="preserve"> </w:t>
      </w:r>
      <w:r w:rsidR="009924AB" w:rsidRPr="009924AB">
        <w:t>net-tools</w:t>
      </w:r>
      <w:r w:rsidR="009924AB">
        <w:t xml:space="preserve"> </w:t>
      </w:r>
      <w:r w:rsidR="009924AB" w:rsidRPr="009924AB">
        <w:t>lsof</w:t>
      </w:r>
      <w:r w:rsidR="009924AB">
        <w:t xml:space="preserve"> </w:t>
      </w:r>
      <w:r w:rsidR="009924AB" w:rsidRPr="009924AB">
        <w:t>strace</w:t>
      </w:r>
      <w:r w:rsidR="00613FF9">
        <w:t xml:space="preserve"> unzip</w:t>
      </w:r>
      <w:r w:rsidR="00747D35">
        <w:t xml:space="preserve"> </w:t>
      </w:r>
      <w:r w:rsidRPr="007C49B6">
        <w:t>-y</w:t>
      </w:r>
    </w:p>
    <w:p w:rsidR="007C49B6" w:rsidRDefault="007C49B6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文件存储路径</w:t>
      </w:r>
    </w:p>
    <w:p w:rsidR="007C49B6" w:rsidRDefault="007C49B6" w:rsidP="007C49B6">
      <w:r w:rsidRPr="007C49B6">
        <w:t xml:space="preserve">mkdir </w:t>
      </w:r>
      <w:r>
        <w:t xml:space="preserve">-p </w:t>
      </w:r>
      <w:r w:rsidRPr="007C49B6">
        <w:t>/home/dfs</w:t>
      </w:r>
    </w:p>
    <w:p w:rsidR="008D25AF" w:rsidRDefault="008D25AF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源代码路径</w:t>
      </w:r>
    </w:p>
    <w:p w:rsidR="007C49B6" w:rsidRDefault="007C49B6" w:rsidP="007C49B6">
      <w:r w:rsidRPr="007C49B6">
        <w:t>cd /usr/local/src</w:t>
      </w:r>
    </w:p>
    <w:p w:rsidR="00D6014D" w:rsidRDefault="00D6014D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下载、编译f</w:t>
      </w:r>
      <w:r>
        <w:t>astdfs</w:t>
      </w:r>
      <w:r>
        <w:rPr>
          <w:rFonts w:hint="eastAsia"/>
        </w:rPr>
        <w:t>公共函数包</w:t>
      </w:r>
    </w:p>
    <w:p w:rsidR="007C49B6" w:rsidRDefault="007C49B6" w:rsidP="007C49B6">
      <w:r w:rsidRPr="007C49B6">
        <w:t xml:space="preserve">git clone </w:t>
      </w:r>
      <w:r w:rsidR="00D6014D" w:rsidRPr="00E437E5">
        <w:t>https://github.com/happyfish100/libfastcommon.git --depth 1</w:t>
      </w:r>
    </w:p>
    <w:p w:rsidR="00D6014D" w:rsidRDefault="00D6014D" w:rsidP="007C49B6">
      <w:r w:rsidRPr="00D6014D">
        <w:t>cd libfastcommon/</w:t>
      </w:r>
    </w:p>
    <w:p w:rsidR="00D6014D" w:rsidRDefault="00D6014D" w:rsidP="007C49B6">
      <w:r w:rsidRPr="00D6014D">
        <w:t>./make.sh &amp;&amp; ./make.sh install</w:t>
      </w:r>
    </w:p>
    <w:p w:rsidR="00D6014D" w:rsidRDefault="00E437E5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下载、编译f</w:t>
      </w:r>
      <w:r>
        <w:t>astdfs</w:t>
      </w:r>
    </w:p>
    <w:p w:rsidR="000022B9" w:rsidRDefault="000022B9" w:rsidP="007C49B6">
      <w:r>
        <w:rPr>
          <w:rFonts w:hint="eastAsia"/>
        </w:rPr>
        <w:t>c</w:t>
      </w:r>
      <w:r>
        <w:t>d ..</w:t>
      </w:r>
    </w:p>
    <w:p w:rsidR="00E437E5" w:rsidRDefault="00E437E5" w:rsidP="007C49B6">
      <w:r w:rsidRPr="00E437E5">
        <w:t>git clone https://github.com/happyfish100/fastdfs.git --depth 1</w:t>
      </w:r>
    </w:p>
    <w:p w:rsidR="00E437E5" w:rsidRDefault="00E437E5" w:rsidP="007C49B6">
      <w:r w:rsidRPr="00E437E5">
        <w:t>cd fastdfs/</w:t>
      </w:r>
    </w:p>
    <w:p w:rsidR="00E437E5" w:rsidRDefault="00E437E5" w:rsidP="007C49B6">
      <w:r w:rsidRPr="00E437E5">
        <w:t>./make.sh &amp;&amp; ./make.sh install</w:t>
      </w:r>
    </w:p>
    <w:p w:rsidR="00FB043A" w:rsidRDefault="00FB043A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使用模板创建跟踪服务</w:t>
      </w:r>
      <w:r w:rsidR="00A433AF">
        <w:rPr>
          <w:rStyle w:val="a7"/>
        </w:rPr>
        <w:footnoteReference w:id="2"/>
      </w:r>
      <w:r>
        <w:rPr>
          <w:rFonts w:hint="eastAsia"/>
        </w:rPr>
        <w:t>配置文件</w:t>
      </w:r>
    </w:p>
    <w:p w:rsidR="00E437E5" w:rsidRDefault="00AA27BD" w:rsidP="007C49B6">
      <w:r>
        <w:t xml:space="preserve">cp </w:t>
      </w:r>
      <w:r w:rsidR="00E437E5" w:rsidRPr="00E437E5">
        <w:t>/etc/fdfs/tracker.conf.sample /etc/fdfs/tracker.conf</w:t>
      </w:r>
    </w:p>
    <w:p w:rsidR="00AA27BD" w:rsidRDefault="00AA27BD" w:rsidP="007C49B6">
      <w:r>
        <w:t xml:space="preserve"># </w:t>
      </w:r>
      <w:r>
        <w:rPr>
          <w:rFonts w:hint="eastAsia"/>
        </w:rPr>
        <w:t>使用模板创建存储服务</w:t>
      </w:r>
      <w:r>
        <w:rPr>
          <w:rStyle w:val="a7"/>
        </w:rPr>
        <w:footnoteReference w:id="3"/>
      </w:r>
      <w:r>
        <w:rPr>
          <w:rFonts w:hint="eastAsia"/>
        </w:rPr>
        <w:t>配置文件</w:t>
      </w:r>
    </w:p>
    <w:p w:rsidR="00AA27BD" w:rsidRDefault="00AA27BD" w:rsidP="007C49B6">
      <w:r w:rsidRPr="00AA27BD">
        <w:t>cp /etc/fdfs/storage.conf.sample /etc/fdfs/storage.conf</w:t>
      </w:r>
    </w:p>
    <w:p w:rsidR="00162DF5" w:rsidRDefault="00B50003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</w:t>
      </w:r>
      <w:r>
        <w:t>astdfs</w:t>
      </w:r>
      <w:r>
        <w:rPr>
          <w:rFonts w:hint="eastAsia"/>
        </w:rPr>
        <w:t>客户端配置</w:t>
      </w:r>
      <w:r w:rsidR="00E14F71">
        <w:rPr>
          <w:rFonts w:hint="eastAsia"/>
        </w:rPr>
        <w:t>文件</w:t>
      </w:r>
    </w:p>
    <w:p w:rsidR="00162DF5" w:rsidRDefault="00162DF5" w:rsidP="007C49B6">
      <w:r w:rsidRPr="00162DF5">
        <w:t>cp /etc/fdfs/client.conf.sample /etc/fdfs/client.conf</w:t>
      </w:r>
    </w:p>
    <w:p w:rsidR="00162DF5" w:rsidRDefault="00162DF5" w:rsidP="007C49B6">
      <w:r w:rsidRPr="00162DF5">
        <w:t>cp /usr/local/src/fastdfs/conf/http.conf /etc/fdfs/</w:t>
      </w:r>
    </w:p>
    <w:p w:rsidR="00162DF5" w:rsidRDefault="00162DF5" w:rsidP="007C49B6">
      <w:r w:rsidRPr="00162DF5">
        <w:t>cp /usr/local/src/fastdfs/conf/mime.types /etc/fdfs/</w:t>
      </w:r>
    </w:p>
    <w:p w:rsidR="00306206" w:rsidRDefault="00306206" w:rsidP="007C49B6">
      <w:r w:rsidRPr="00306206">
        <w:t>cd ..</w:t>
      </w:r>
    </w:p>
    <w:p w:rsidR="00D975A8" w:rsidRDefault="00D975A8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安装f</w:t>
      </w:r>
      <w:r>
        <w:t>astdfs</w:t>
      </w:r>
      <w:r>
        <w:rPr>
          <w:rFonts w:hint="eastAsia"/>
        </w:rPr>
        <w:t>和n</w:t>
      </w:r>
      <w:r>
        <w:t>ginx</w:t>
      </w:r>
      <w:r>
        <w:rPr>
          <w:rFonts w:hint="eastAsia"/>
        </w:rPr>
        <w:t>的关联模块</w:t>
      </w:r>
    </w:p>
    <w:p w:rsidR="00306206" w:rsidRDefault="00306206" w:rsidP="007C49B6">
      <w:r w:rsidRPr="00306206">
        <w:t>git clone https://github.com/happyfish100/fastdfs-nginx-module.git --depth 1</w:t>
      </w:r>
    </w:p>
    <w:p w:rsidR="00306206" w:rsidRDefault="00306206" w:rsidP="007C49B6">
      <w:r w:rsidRPr="00306206">
        <w:t>cp /usr/local/src/fastdfs-nginx-module/src/mod_fastdfs.conf /etc/fdfs</w:t>
      </w:r>
    </w:p>
    <w:p w:rsidR="00306206" w:rsidRDefault="00306206" w:rsidP="007C49B6"/>
    <w:p w:rsidR="00B50003" w:rsidRDefault="00B50003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安装n</w:t>
      </w:r>
      <w:r>
        <w:t>ginx</w:t>
      </w:r>
    </w:p>
    <w:p w:rsidR="0008529D" w:rsidRDefault="0008529D" w:rsidP="007C4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删除原有n</w:t>
      </w:r>
      <w:r>
        <w:t>ginx</w:t>
      </w:r>
    </w:p>
    <w:p w:rsidR="0008529D" w:rsidRDefault="0008529D" w:rsidP="007C49B6">
      <w:r>
        <w:rPr>
          <w:rFonts w:hint="eastAsia"/>
        </w:rPr>
        <w:lastRenderedPageBreak/>
        <w:t>y</w:t>
      </w:r>
      <w:r>
        <w:t>um erase nginx -y</w:t>
      </w:r>
    </w:p>
    <w:p w:rsidR="00306206" w:rsidRDefault="00306206" w:rsidP="007C49B6">
      <w:r w:rsidRPr="00306206">
        <w:t xml:space="preserve">wget </w:t>
      </w:r>
      <w:hyperlink r:id="rId7" w:history="1">
        <w:r w:rsidRPr="002E56DA">
          <w:rPr>
            <w:rStyle w:val="a3"/>
          </w:rPr>
          <w:t>http://nginx.org/download/nginx-1.15.4.tar.gz</w:t>
        </w:r>
      </w:hyperlink>
    </w:p>
    <w:p w:rsidR="00306206" w:rsidRDefault="00306206" w:rsidP="007C49B6">
      <w:r w:rsidRPr="00306206">
        <w:t>tar -zxvf nginx-1.15.4.tar.gz</w:t>
      </w:r>
    </w:p>
    <w:p w:rsidR="00306206" w:rsidRDefault="00306206" w:rsidP="007C49B6">
      <w:r w:rsidRPr="00306206">
        <w:t>cd nginx-1.15.4</w:t>
      </w:r>
    </w:p>
    <w:p w:rsidR="00306206" w:rsidRDefault="00306206" w:rsidP="007C49B6">
      <w:r w:rsidRPr="00306206">
        <w:t>./configure --add-module=/usr/local/src/fastdfs-nginx-module/src/</w:t>
      </w:r>
    </w:p>
    <w:p w:rsidR="00306206" w:rsidRDefault="00306206" w:rsidP="007C49B6">
      <w:r w:rsidRPr="00306206">
        <w:t>make &amp;&amp; make install</w:t>
      </w:r>
    </w:p>
    <w:p w:rsidR="00492C6A" w:rsidRDefault="00492C6A" w:rsidP="00492C6A">
      <w:pPr>
        <w:pStyle w:val="2"/>
      </w:pPr>
      <w:r>
        <w:rPr>
          <w:rFonts w:hint="eastAsia"/>
        </w:rPr>
        <w:t>1</w:t>
      </w:r>
      <w:r>
        <w:t xml:space="preserve">.2 </w:t>
      </w:r>
      <w:r w:rsidR="00070B87">
        <w:rPr>
          <w:rFonts w:hint="eastAsia"/>
        </w:rPr>
        <w:t>集群</w:t>
      </w:r>
      <w:r w:rsidR="009F4B81">
        <w:rPr>
          <w:rFonts w:hint="eastAsia"/>
        </w:rPr>
        <w:t>模式</w:t>
      </w:r>
      <w:r w:rsidR="00070B87">
        <w:rPr>
          <w:rFonts w:hint="eastAsia"/>
        </w:rPr>
        <w:t>配置</w:t>
      </w:r>
    </w:p>
    <w:p w:rsidR="001606E1" w:rsidRDefault="001606E1" w:rsidP="00492C6A">
      <w:r>
        <w:rPr>
          <w:rFonts w:hint="eastAsia"/>
        </w:rPr>
        <w:t># 跟踪服务监听端口，默认2</w:t>
      </w:r>
      <w:r>
        <w:t>2122</w:t>
      </w:r>
    </w:p>
    <w:p w:rsidR="00492C6A" w:rsidRDefault="00492C6A" w:rsidP="00492C6A">
      <w:r w:rsidRPr="00492C6A">
        <w:t>sed -i "s/^</w:t>
      </w:r>
      <w:r>
        <w:t>port</w:t>
      </w:r>
      <w:r w:rsidR="0032633A">
        <w:t>.*</w:t>
      </w:r>
      <w:r>
        <w:t>=.*</w:t>
      </w:r>
      <w:r w:rsidRPr="00492C6A">
        <w:t>/</w:t>
      </w:r>
      <w:r>
        <w:t>port</w:t>
      </w:r>
      <w:r w:rsidR="0032633A">
        <w:t xml:space="preserve"> </w:t>
      </w:r>
      <w:r>
        <w:t>=</w:t>
      </w:r>
      <w:r w:rsidR="0032633A">
        <w:t xml:space="preserve"> </w:t>
      </w:r>
      <w:r>
        <w:t>22122</w:t>
      </w:r>
      <w:r w:rsidRPr="00492C6A">
        <w:t>/g" /etc/fdfs/tracker.conf</w:t>
      </w:r>
    </w:p>
    <w:p w:rsidR="001606E1" w:rsidRDefault="001606E1" w:rsidP="00492C6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存储日志和数据的根目录</w:t>
      </w:r>
    </w:p>
    <w:p w:rsidR="00492C6A" w:rsidRDefault="00492C6A" w:rsidP="00492C6A">
      <w:r w:rsidRPr="00492C6A">
        <w:t>sed -i "s/^base_path</w:t>
      </w:r>
      <w:r w:rsidR="0032633A">
        <w:t>.*</w:t>
      </w:r>
      <w:r w:rsidRPr="00492C6A">
        <w:t>=</w:t>
      </w:r>
      <w:r>
        <w:t>.*</w:t>
      </w:r>
      <w:r w:rsidRPr="00492C6A">
        <w:t>/base_path</w:t>
      </w:r>
      <w:r w:rsidR="0032633A">
        <w:t xml:space="preserve"> </w:t>
      </w:r>
      <w:r w:rsidRPr="00492C6A">
        <w:t>=</w:t>
      </w:r>
      <w:r w:rsidR="0032633A">
        <w:t xml:space="preserve"> </w:t>
      </w:r>
      <w:r>
        <w:t>\/home\/dfs</w:t>
      </w:r>
      <w:r w:rsidRPr="00492C6A">
        <w:t>/g" /etc/fdfs/tracker.conf</w:t>
      </w:r>
    </w:p>
    <w:p w:rsidR="001606E1" w:rsidRDefault="001606E1" w:rsidP="00492C6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存储服务默认端口2</w:t>
      </w:r>
      <w:r>
        <w:t>3000</w:t>
      </w:r>
    </w:p>
    <w:p w:rsidR="001606E1" w:rsidRDefault="001606E1" w:rsidP="00492C6A">
      <w:r w:rsidRPr="00492C6A">
        <w:t>sed -i "s/^</w:t>
      </w:r>
      <w:r>
        <w:t>port</w:t>
      </w:r>
      <w:r w:rsidR="002F1A4B">
        <w:t>.*</w:t>
      </w:r>
      <w:r>
        <w:t>=.*</w:t>
      </w:r>
      <w:r w:rsidRPr="00492C6A">
        <w:t>/</w:t>
      </w:r>
      <w:r>
        <w:t>port</w:t>
      </w:r>
      <w:r w:rsidR="002F1A4B">
        <w:t xml:space="preserve"> </w:t>
      </w:r>
      <w:r>
        <w:t>=</w:t>
      </w:r>
      <w:r w:rsidR="002F1A4B">
        <w:t xml:space="preserve"> </w:t>
      </w:r>
      <w:r>
        <w:t>23000</w:t>
      </w:r>
      <w:r w:rsidRPr="00492C6A">
        <w:t>/g" /etc/fdfs/</w:t>
      </w:r>
      <w:r>
        <w:t>storage</w:t>
      </w:r>
      <w:r w:rsidRPr="00492C6A">
        <w:t>.conf</w:t>
      </w:r>
    </w:p>
    <w:p w:rsidR="00E33F22" w:rsidRDefault="00E33F22" w:rsidP="00492C6A">
      <w:r>
        <w:rPr>
          <w:rFonts w:hint="eastAsia"/>
        </w:rPr>
        <w:t>#</w:t>
      </w:r>
      <w:r>
        <w:t xml:space="preserve"> </w:t>
      </w:r>
      <w:r w:rsidR="00F029F4">
        <w:rPr>
          <w:rFonts w:hint="eastAsia"/>
        </w:rPr>
        <w:t>存储服务根路径</w:t>
      </w:r>
    </w:p>
    <w:p w:rsidR="004913D2" w:rsidRDefault="004913D2" w:rsidP="00492C6A">
      <w:r w:rsidRPr="00492C6A">
        <w:t>sed -i "s/^base_path</w:t>
      </w:r>
      <w:r w:rsidR="00043AB6">
        <w:t>.*</w:t>
      </w:r>
      <w:r w:rsidRPr="00492C6A">
        <w:t>=</w:t>
      </w:r>
      <w:r>
        <w:t>.*</w:t>
      </w:r>
      <w:r w:rsidRPr="00492C6A">
        <w:t>/base_path</w:t>
      </w:r>
      <w:r w:rsidR="00EC29F0">
        <w:t xml:space="preserve"> </w:t>
      </w:r>
      <w:r w:rsidRPr="00492C6A">
        <w:t>=</w:t>
      </w:r>
      <w:r w:rsidR="00EC29F0">
        <w:t xml:space="preserve"> </w:t>
      </w:r>
      <w:r>
        <w:t>\/home\/dfs</w:t>
      </w:r>
      <w:r w:rsidRPr="00492C6A">
        <w:t>/g" /etc/fdfs/</w:t>
      </w:r>
      <w:r>
        <w:t>storage</w:t>
      </w:r>
      <w:r w:rsidRPr="00492C6A">
        <w:t>.conf</w:t>
      </w:r>
    </w:p>
    <w:p w:rsidR="00DE246B" w:rsidRDefault="00DE246B" w:rsidP="00492C6A">
      <w:r>
        <w:rPr>
          <w:rFonts w:hint="eastAsia"/>
        </w:rPr>
        <w:t>s</w:t>
      </w:r>
      <w:r>
        <w:t xml:space="preserve">ed -i </w:t>
      </w:r>
      <w:r w:rsidRPr="00CF4C03">
        <w:t>'</w:t>
      </w:r>
      <w:r>
        <w:t>s/^</w:t>
      </w:r>
      <w:r w:rsidRPr="00E139AD">
        <w:t>store_path0</w:t>
      </w:r>
      <w:r>
        <w:t>.*=.*/store_path0 = \</w:t>
      </w:r>
      <w:r w:rsidRPr="00E139AD">
        <w:t>/home</w:t>
      </w:r>
      <w:r>
        <w:t>\</w:t>
      </w:r>
      <w:r w:rsidRPr="00E139AD">
        <w:t>/</w:t>
      </w:r>
      <w:r>
        <w:t>dfs/g</w:t>
      </w:r>
      <w:r w:rsidRPr="00CF4C03">
        <w:t>'</w:t>
      </w:r>
      <w:r>
        <w:t xml:space="preserve"> /etc/fdfs/storage.conf</w:t>
      </w:r>
    </w:p>
    <w:p w:rsidR="00F14EDA" w:rsidRDefault="00F14EDA" w:rsidP="00492C6A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分别替换第1、2、3个t</w:t>
      </w:r>
      <w:r>
        <w:t>racker</w:t>
      </w:r>
      <w:r>
        <w:rPr>
          <w:rFonts w:hint="eastAsia"/>
        </w:rPr>
        <w:t>节点地址</w:t>
      </w:r>
    </w:p>
    <w:p w:rsidR="004E016F" w:rsidRDefault="004E016F" w:rsidP="009303F9">
      <w:pPr>
        <w:jc w:val="left"/>
      </w:pPr>
      <w:r w:rsidRPr="004E016F">
        <w:t>sed -i '0,/</w:t>
      </w:r>
      <w:r w:rsidR="008729A4">
        <w:t>^</w:t>
      </w:r>
      <w:r w:rsidR="008729A4" w:rsidRPr="004913D2">
        <w:t>tracker_server</w:t>
      </w:r>
      <w:r w:rsidR="008729A4">
        <w:t>.*</w:t>
      </w:r>
      <w:r w:rsidR="008729A4" w:rsidRPr="004913D2">
        <w:t>=</w:t>
      </w:r>
      <w:r w:rsidR="008729A4">
        <w:t>.*</w:t>
      </w:r>
      <w:r w:rsidRPr="004E016F">
        <w:t>/s//</w:t>
      </w:r>
      <w:r w:rsidR="008729A4">
        <w:t>tracker_server</w:t>
      </w:r>
      <w:r w:rsidR="00336D2B">
        <w:t xml:space="preserve"> </w:t>
      </w:r>
      <w:r w:rsidR="008729A4">
        <w:t>=</w:t>
      </w:r>
      <w:r w:rsidR="00336D2B">
        <w:t xml:space="preserve"> </w:t>
      </w:r>
      <w:r w:rsidR="008729A4">
        <w:t>192.168.100.62:22122</w:t>
      </w:r>
      <w:r w:rsidRPr="004E016F">
        <w:t xml:space="preserve">/' </w:t>
      </w:r>
      <w:r w:rsidR="009303F9" w:rsidRPr="00492C6A">
        <w:t>/etc/fdfs/</w:t>
      </w:r>
      <w:r w:rsidR="009303F9">
        <w:t>storage</w:t>
      </w:r>
      <w:r w:rsidR="009303F9" w:rsidRPr="00492C6A">
        <w:t>.conf</w:t>
      </w:r>
    </w:p>
    <w:p w:rsidR="00CF4C03" w:rsidRDefault="00CF4C03" w:rsidP="009303F9">
      <w:pPr>
        <w:jc w:val="left"/>
      </w:pPr>
      <w:r>
        <w:rPr>
          <w:rFonts w:hint="eastAsia"/>
        </w:rPr>
        <w:t>s</w:t>
      </w:r>
      <w:r>
        <w:t xml:space="preserve">ed -i </w:t>
      </w:r>
      <w:r w:rsidRPr="00CF4C03">
        <w:t>'/</w:t>
      </w:r>
      <w:r w:rsidRPr="003F1B84">
        <w:rPr>
          <w:b/>
          <w:bCs/>
        </w:rPr>
        <w:t>^tracker_server.*=.*</w:t>
      </w:r>
      <w:r w:rsidRPr="00CF4C03">
        <w:t>/{x;s/^/./;/^\.\{</w:t>
      </w:r>
      <w:r w:rsidR="003F1B84" w:rsidRPr="003F1B84">
        <w:rPr>
          <w:b/>
          <w:bCs/>
        </w:rPr>
        <w:t>2</w:t>
      </w:r>
      <w:r w:rsidRPr="00CF4C03">
        <w:t>\}$/{x;s/.*/</w:t>
      </w:r>
      <w:r w:rsidR="003F1B84" w:rsidRPr="003F1B84">
        <w:rPr>
          <w:b/>
          <w:bCs/>
        </w:rPr>
        <w:t>tracker_server = 192.168.100.63:22122</w:t>
      </w:r>
      <w:r w:rsidRPr="00CF4C03">
        <w:t>/;x};x;}'</w:t>
      </w:r>
      <w:r w:rsidR="003F1B84">
        <w:t xml:space="preserve"> </w:t>
      </w:r>
      <w:r w:rsidR="003F1B84" w:rsidRPr="00492C6A">
        <w:t>/etc/fdfs/</w:t>
      </w:r>
      <w:r w:rsidR="003F1B84">
        <w:t>storage</w:t>
      </w:r>
      <w:r w:rsidR="003F1B84" w:rsidRPr="00492C6A">
        <w:t>.conf</w:t>
      </w:r>
    </w:p>
    <w:p w:rsidR="004913D2" w:rsidRDefault="003F1B84" w:rsidP="00813A98">
      <w:pPr>
        <w:jc w:val="left"/>
        <w:rPr>
          <w:rFonts w:hint="eastAsia"/>
        </w:rPr>
      </w:pPr>
      <w:r>
        <w:rPr>
          <w:rFonts w:hint="eastAsia"/>
        </w:rPr>
        <w:t>s</w:t>
      </w:r>
      <w:r>
        <w:t xml:space="preserve">ed -i </w:t>
      </w:r>
      <w:r w:rsidRPr="00CF4C03">
        <w:t>'/</w:t>
      </w:r>
      <w:r w:rsidRPr="003F1B84">
        <w:rPr>
          <w:b/>
          <w:bCs/>
        </w:rPr>
        <w:t>^tracker_server.*=.*</w:t>
      </w:r>
      <w:r w:rsidRPr="00CF4C03">
        <w:t>/{x;s/^/./;/^\.\{</w:t>
      </w:r>
      <w:r>
        <w:rPr>
          <w:b/>
          <w:bCs/>
        </w:rPr>
        <w:t>3</w:t>
      </w:r>
      <w:r w:rsidRPr="00CF4C03">
        <w:t>\}$/{x;s/.*/</w:t>
      </w:r>
      <w:r w:rsidRPr="003F1B84">
        <w:rPr>
          <w:b/>
          <w:bCs/>
        </w:rPr>
        <w:t>tracker_server = 192.168.100.63:22122</w:t>
      </w:r>
      <w:r w:rsidRPr="00CF4C03">
        <w:t>/;x};x;}'</w:t>
      </w:r>
      <w:r>
        <w:t xml:space="preserve"> </w:t>
      </w:r>
      <w:r w:rsidRPr="00492C6A">
        <w:t>/etc/fdfs/</w:t>
      </w:r>
      <w:r>
        <w:t>storage</w:t>
      </w:r>
      <w:r w:rsidRPr="00492C6A">
        <w:t>.conf</w:t>
      </w:r>
    </w:p>
    <w:p w:rsidR="004913D2" w:rsidRDefault="004913D2" w:rsidP="00492C6A">
      <w:r>
        <w:t xml:space="preserve">sed -i </w:t>
      </w:r>
      <w:r w:rsidRPr="00492C6A">
        <w:t>"</w:t>
      </w:r>
      <w:r>
        <w:t>s/^</w:t>
      </w:r>
      <w:r w:rsidRPr="004913D2">
        <w:t>http.server_port=</w:t>
      </w:r>
      <w:r>
        <w:t>.*/</w:t>
      </w:r>
      <w:r w:rsidRPr="004913D2">
        <w:t>http.server_port=</w:t>
      </w:r>
      <w:r w:rsidR="00A27D41">
        <w:t>8888</w:t>
      </w:r>
      <w:r>
        <w:t>/g</w:t>
      </w:r>
      <w:r w:rsidRPr="00492C6A">
        <w:t>"</w:t>
      </w:r>
      <w:r>
        <w:t xml:space="preserve"> </w:t>
      </w:r>
      <w:r w:rsidRPr="00492C6A">
        <w:t>/etc/fdfs/</w:t>
      </w:r>
      <w:r>
        <w:t>storage</w:t>
      </w:r>
      <w:r w:rsidRPr="00492C6A">
        <w:t>.conf</w:t>
      </w:r>
    </w:p>
    <w:p w:rsidR="00E139AD" w:rsidRDefault="00E139AD" w:rsidP="00492C6A"/>
    <w:p w:rsidR="00E60EC4" w:rsidRDefault="00E60EC4" w:rsidP="00492C6A">
      <w:bookmarkStart w:id="0" w:name="_GoBack"/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客户端配置</w:t>
      </w:r>
      <w:bookmarkEnd w:id="0"/>
    </w:p>
    <w:p w:rsidR="00E60EC4" w:rsidRDefault="00E60EC4" w:rsidP="00492C6A">
      <w:r w:rsidRPr="00492C6A">
        <w:t>sed -i "s/^base_path</w:t>
      </w:r>
      <w:r w:rsidR="00D7620A">
        <w:t>.*</w:t>
      </w:r>
      <w:r w:rsidRPr="00492C6A">
        <w:t>=</w:t>
      </w:r>
      <w:r>
        <w:t>.*</w:t>
      </w:r>
      <w:r w:rsidRPr="00492C6A">
        <w:t>/base_path</w:t>
      </w:r>
      <w:r w:rsidR="005C12D0">
        <w:t xml:space="preserve"> </w:t>
      </w:r>
      <w:r w:rsidRPr="00492C6A">
        <w:t>=</w:t>
      </w:r>
      <w:r w:rsidR="005C12D0">
        <w:t xml:space="preserve"> </w:t>
      </w:r>
      <w:r>
        <w:t>\/home\/dfs</w:t>
      </w:r>
      <w:r w:rsidRPr="00492C6A">
        <w:t>/g" /etc/fdfs/</w:t>
      </w:r>
      <w:r>
        <w:t>client.conf</w:t>
      </w:r>
    </w:p>
    <w:p w:rsidR="00E60EC4" w:rsidRDefault="00D64814" w:rsidP="00D64814">
      <w:pPr>
        <w:jc w:val="left"/>
      </w:pPr>
      <w:r w:rsidRPr="004E016F">
        <w:t>sed -i '0,/</w:t>
      </w:r>
      <w:r>
        <w:t>^</w:t>
      </w:r>
      <w:r w:rsidRPr="004913D2">
        <w:t>tracker_server</w:t>
      </w:r>
      <w:r>
        <w:t>.*</w:t>
      </w:r>
      <w:r w:rsidRPr="004913D2">
        <w:t>=</w:t>
      </w:r>
      <w:r>
        <w:t>.*</w:t>
      </w:r>
      <w:r w:rsidRPr="004E016F">
        <w:t>/s//</w:t>
      </w:r>
      <w:r>
        <w:t>tracker_server = 192.168.100.62:22122</w:t>
      </w:r>
      <w:r w:rsidRPr="004E016F">
        <w:t>/'</w:t>
      </w:r>
      <w:r w:rsidR="00E60EC4">
        <w:t xml:space="preserve"> </w:t>
      </w:r>
      <w:r w:rsidR="00E60EC4" w:rsidRPr="00492C6A">
        <w:t>/etc/fdfs/</w:t>
      </w:r>
      <w:r w:rsidR="00E60EC4">
        <w:t>client</w:t>
      </w:r>
      <w:r w:rsidR="00E60EC4" w:rsidRPr="00492C6A">
        <w:t>.conf</w:t>
      </w:r>
    </w:p>
    <w:p w:rsidR="003C04EE" w:rsidRDefault="003C04EE" w:rsidP="003C04EE">
      <w:pPr>
        <w:jc w:val="left"/>
      </w:pPr>
      <w:r>
        <w:rPr>
          <w:rFonts w:hint="eastAsia"/>
        </w:rPr>
        <w:t>s</w:t>
      </w:r>
      <w:r>
        <w:t xml:space="preserve">ed -i </w:t>
      </w:r>
      <w:r w:rsidRPr="00CF4C03">
        <w:t>'/</w:t>
      </w:r>
      <w:r w:rsidRPr="003F1B84">
        <w:rPr>
          <w:b/>
          <w:bCs/>
        </w:rPr>
        <w:t>^tracker_server.*=.*</w:t>
      </w:r>
      <w:r w:rsidRPr="00CF4C03">
        <w:t>/{x;s/^/./;/^\.\{</w:t>
      </w:r>
      <w:r w:rsidRPr="003F1B84">
        <w:rPr>
          <w:b/>
          <w:bCs/>
        </w:rPr>
        <w:t>2</w:t>
      </w:r>
      <w:r w:rsidRPr="00CF4C03">
        <w:t>\}$/{x;s/.*/</w:t>
      </w:r>
      <w:r w:rsidRPr="003F1B84">
        <w:rPr>
          <w:b/>
          <w:bCs/>
        </w:rPr>
        <w:t>tracker_server = 192.168.100.63:22122</w:t>
      </w:r>
      <w:r w:rsidRPr="00CF4C03">
        <w:t>/;x};x;}'</w:t>
      </w:r>
      <w:r>
        <w:t xml:space="preserve"> </w:t>
      </w:r>
      <w:r w:rsidR="00F42F05" w:rsidRPr="00492C6A">
        <w:t>/etc/fdfs/</w:t>
      </w:r>
      <w:r w:rsidR="00F42F05">
        <w:t>client</w:t>
      </w:r>
      <w:r w:rsidR="00F42F05" w:rsidRPr="00492C6A">
        <w:t>.conf</w:t>
      </w:r>
    </w:p>
    <w:p w:rsidR="003C04EE" w:rsidRPr="003C04EE" w:rsidRDefault="00EB229C" w:rsidP="00D64814">
      <w:pPr>
        <w:jc w:val="left"/>
      </w:pPr>
      <w:r>
        <w:rPr>
          <w:rFonts w:hint="eastAsia"/>
        </w:rPr>
        <w:t>s</w:t>
      </w:r>
      <w:r>
        <w:t xml:space="preserve">ed -i </w:t>
      </w:r>
      <w:r w:rsidRPr="00CF4C03">
        <w:t>'/</w:t>
      </w:r>
      <w:r w:rsidRPr="003F1B84">
        <w:rPr>
          <w:b/>
          <w:bCs/>
        </w:rPr>
        <w:t>^tracker_server.*=.*</w:t>
      </w:r>
      <w:r w:rsidRPr="00CF4C03">
        <w:t>/{x;s/^/./;/^\.\{</w:t>
      </w:r>
      <w:r>
        <w:rPr>
          <w:b/>
          <w:bCs/>
        </w:rPr>
        <w:t>3</w:t>
      </w:r>
      <w:r w:rsidRPr="00CF4C03">
        <w:t>\}$/{x;s/.*/</w:t>
      </w:r>
      <w:r w:rsidRPr="003F1B84">
        <w:rPr>
          <w:b/>
          <w:bCs/>
        </w:rPr>
        <w:t>tracker_server = 192.168.100.6</w:t>
      </w:r>
      <w:r w:rsidR="00425AF5">
        <w:rPr>
          <w:b/>
          <w:bCs/>
        </w:rPr>
        <w:t>4</w:t>
      </w:r>
      <w:r w:rsidRPr="003F1B84">
        <w:rPr>
          <w:b/>
          <w:bCs/>
        </w:rPr>
        <w:t>:22122</w:t>
      </w:r>
      <w:r w:rsidRPr="00CF4C03">
        <w:t>/;x};x;}'</w:t>
      </w:r>
      <w:r>
        <w:t xml:space="preserve"> </w:t>
      </w:r>
      <w:r w:rsidRPr="00492C6A">
        <w:t>/etc/fdfs/</w:t>
      </w:r>
      <w:r>
        <w:t>client</w:t>
      </w:r>
      <w:r w:rsidRPr="00492C6A">
        <w:t>.conf</w:t>
      </w:r>
    </w:p>
    <w:p w:rsidR="00C63F90" w:rsidRDefault="00C63F90" w:rsidP="00492C6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启动服务</w:t>
      </w:r>
    </w:p>
    <w:p w:rsidR="00C63F90" w:rsidRDefault="00525C57" w:rsidP="00492C6A">
      <w:r>
        <w:t>/etc/init.d/</w:t>
      </w:r>
      <w:r w:rsidRPr="00525C57">
        <w:t>fdfs_trackerd start</w:t>
      </w:r>
    </w:p>
    <w:p w:rsidR="00525C57" w:rsidRDefault="00525C57" w:rsidP="00492C6A">
      <w:r>
        <w:t>/etc/init.d/</w:t>
      </w:r>
      <w:r w:rsidRPr="00525C57">
        <w:t>fdfs_storaged start</w:t>
      </w:r>
    </w:p>
    <w:p w:rsidR="00525C57" w:rsidRDefault="00525C57" w:rsidP="00492C6A">
      <w:r w:rsidRPr="00525C57">
        <w:t>chkconfig fdfs_trackerd on</w:t>
      </w:r>
    </w:p>
    <w:p w:rsidR="00525C57" w:rsidRPr="00525C57" w:rsidRDefault="00525C57" w:rsidP="00492C6A">
      <w:r w:rsidRPr="00525C57">
        <w:t>chkconfig fdfs_storaged on</w:t>
      </w:r>
    </w:p>
    <w:p w:rsidR="00C63F90" w:rsidRDefault="00C63F90" w:rsidP="00C63F90">
      <w:r>
        <w:t xml:space="preserve"># </w:t>
      </w:r>
      <w:r>
        <w:rPr>
          <w:rFonts w:hint="eastAsia"/>
        </w:rPr>
        <w:t>客户端</w:t>
      </w:r>
      <w:r w:rsidR="00305C09">
        <w:rPr>
          <w:rFonts w:hint="eastAsia"/>
        </w:rPr>
        <w:t>上传文件</w:t>
      </w:r>
    </w:p>
    <w:p w:rsidR="00C63F90" w:rsidRDefault="00CF077C" w:rsidP="00492C6A">
      <w:r w:rsidRPr="00CF077C">
        <w:t>fdfs_upload_file /etc/fdfs/client.conf /home/Nginx-GUI-For-Linux_X64_v1.6.zip</w:t>
      </w:r>
    </w:p>
    <w:p w:rsidR="00C3166D" w:rsidRDefault="00C3166D" w:rsidP="00492C6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上传完成后的回显结果</w:t>
      </w:r>
      <w:r w:rsidR="004B4AAD">
        <w:rPr>
          <w:rFonts w:hint="eastAsia"/>
        </w:rPr>
        <w:t>（等待N</w:t>
      </w:r>
      <w:r w:rsidR="004B4AAD">
        <w:t>ginx</w:t>
      </w:r>
      <w:r w:rsidR="004B4AAD">
        <w:rPr>
          <w:rFonts w:hint="eastAsia"/>
        </w:rPr>
        <w:t>配置完成后测试）</w:t>
      </w:r>
    </w:p>
    <w:p w:rsidR="00C3166D" w:rsidRDefault="00C3166D" w:rsidP="00492C6A">
      <w:r w:rsidRPr="00C3166D">
        <w:t>group1/M00/00/00/wKhkPV5qB3uAe8ISBrIcyZNcp5E1.6.zip</w:t>
      </w:r>
    </w:p>
    <w:p w:rsidR="00A81171" w:rsidRDefault="00A81171" w:rsidP="00492C6A"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配置N</w:t>
      </w:r>
      <w:r>
        <w:t>ginx</w:t>
      </w:r>
      <w:r>
        <w:rPr>
          <w:rFonts w:hint="eastAsia"/>
        </w:rPr>
        <w:t>访问</w:t>
      </w:r>
    </w:p>
    <w:p w:rsidR="00A81171" w:rsidRDefault="001A450D" w:rsidP="001A450D">
      <w:pPr>
        <w:jc w:val="left"/>
      </w:pPr>
      <w:r w:rsidRPr="004E016F">
        <w:t>sed -i '0,/</w:t>
      </w:r>
      <w:r>
        <w:t>^</w:t>
      </w:r>
      <w:r w:rsidRPr="004913D2">
        <w:t>tracker_server</w:t>
      </w:r>
      <w:r>
        <w:t>.*</w:t>
      </w:r>
      <w:r w:rsidRPr="004913D2">
        <w:t>=</w:t>
      </w:r>
      <w:r>
        <w:t>.*</w:t>
      </w:r>
      <w:r w:rsidRPr="004E016F">
        <w:t>/s//</w:t>
      </w:r>
      <w:r>
        <w:t>tracker_server = 192.168.100.62:22122</w:t>
      </w:r>
      <w:r w:rsidRPr="004E016F">
        <w:t>/'</w:t>
      </w:r>
      <w:r>
        <w:t xml:space="preserve"> </w:t>
      </w:r>
      <w:r w:rsidR="00A81171" w:rsidRPr="00492C6A">
        <w:t>/etc/fdfs/</w:t>
      </w:r>
      <w:r w:rsidR="00A81171">
        <w:t>mod_fastdfs</w:t>
      </w:r>
      <w:r w:rsidR="00A81171" w:rsidRPr="00492C6A">
        <w:t>.conf</w:t>
      </w:r>
    </w:p>
    <w:p w:rsidR="001A450D" w:rsidRDefault="001A450D" w:rsidP="001A450D">
      <w:pPr>
        <w:jc w:val="left"/>
      </w:pPr>
      <w:r>
        <w:rPr>
          <w:rFonts w:hint="eastAsia"/>
        </w:rPr>
        <w:t>s</w:t>
      </w:r>
      <w:r>
        <w:t xml:space="preserve">ed -i </w:t>
      </w:r>
      <w:r w:rsidRPr="00CF4C03">
        <w:t>'/</w:t>
      </w:r>
      <w:r w:rsidRPr="003F1B84">
        <w:rPr>
          <w:b/>
          <w:bCs/>
        </w:rPr>
        <w:t>^tracker_server.*=.*</w:t>
      </w:r>
      <w:r w:rsidRPr="00CF4C03">
        <w:t>/{x;s/^/./;/^\.\{</w:t>
      </w:r>
      <w:r w:rsidRPr="003F1B84">
        <w:rPr>
          <w:b/>
          <w:bCs/>
        </w:rPr>
        <w:t>2</w:t>
      </w:r>
      <w:r w:rsidRPr="00CF4C03">
        <w:t>\}$/{x;s/.*/</w:t>
      </w:r>
      <w:r w:rsidRPr="003F1B84">
        <w:rPr>
          <w:b/>
          <w:bCs/>
        </w:rPr>
        <w:t>tracker_server = 192.168.100.63:22122</w:t>
      </w:r>
      <w:r w:rsidRPr="00CF4C03">
        <w:t>/;x};x;}'</w:t>
      </w:r>
      <w:r>
        <w:t xml:space="preserve"> </w:t>
      </w:r>
      <w:r w:rsidRPr="00492C6A">
        <w:t>/etc/fdfs/</w:t>
      </w:r>
      <w:r>
        <w:t>mod_fastdfs</w:t>
      </w:r>
      <w:r w:rsidRPr="00492C6A">
        <w:t>.conf</w:t>
      </w:r>
    </w:p>
    <w:p w:rsidR="001A450D" w:rsidRDefault="001A450D" w:rsidP="001A450D">
      <w:pPr>
        <w:jc w:val="left"/>
      </w:pPr>
      <w:r>
        <w:rPr>
          <w:rFonts w:hint="eastAsia"/>
        </w:rPr>
        <w:t>s</w:t>
      </w:r>
      <w:r>
        <w:t xml:space="preserve">ed -i </w:t>
      </w:r>
      <w:r w:rsidRPr="00CF4C03">
        <w:t>'/</w:t>
      </w:r>
      <w:r w:rsidRPr="003F1B84">
        <w:rPr>
          <w:b/>
          <w:bCs/>
        </w:rPr>
        <w:t>^tracker_server.*=.*</w:t>
      </w:r>
      <w:r w:rsidRPr="00CF4C03">
        <w:t>/{x;s/^/./;/^\.\{</w:t>
      </w:r>
      <w:r>
        <w:rPr>
          <w:b/>
          <w:bCs/>
        </w:rPr>
        <w:t>3</w:t>
      </w:r>
      <w:r w:rsidRPr="00CF4C03">
        <w:t>\}$/{x;s/.*/</w:t>
      </w:r>
      <w:r w:rsidRPr="003F1B84">
        <w:rPr>
          <w:b/>
          <w:bCs/>
        </w:rPr>
        <w:t>tracker_server = 192.168.100.6</w:t>
      </w:r>
      <w:r w:rsidR="00D45C59">
        <w:rPr>
          <w:b/>
          <w:bCs/>
        </w:rPr>
        <w:t>4</w:t>
      </w:r>
      <w:r w:rsidRPr="003F1B84">
        <w:rPr>
          <w:b/>
          <w:bCs/>
        </w:rPr>
        <w:t>:22122</w:t>
      </w:r>
      <w:r w:rsidRPr="00CF4C03">
        <w:t>/;x};x;}'</w:t>
      </w:r>
      <w:r>
        <w:t xml:space="preserve"> </w:t>
      </w:r>
      <w:r w:rsidRPr="00492C6A">
        <w:t>/etc/fdfs/</w:t>
      </w:r>
      <w:r>
        <w:t>mod_fastdfs</w:t>
      </w:r>
      <w:r w:rsidRPr="00492C6A">
        <w:t>.conf</w:t>
      </w:r>
    </w:p>
    <w:p w:rsidR="00E87813" w:rsidRDefault="00E87813" w:rsidP="00073F42">
      <w:pPr>
        <w:jc w:val="left"/>
      </w:pPr>
      <w:r>
        <w:t xml:space="preserve">sed -i </w:t>
      </w:r>
      <w:r w:rsidRPr="00492C6A">
        <w:t>"</w:t>
      </w:r>
      <w:r>
        <w:t>s/^</w:t>
      </w:r>
      <w:r w:rsidRPr="00E87813">
        <w:t>url_have_group_name</w:t>
      </w:r>
      <w:r w:rsidR="00D45C59">
        <w:t>.*</w:t>
      </w:r>
      <w:r w:rsidRPr="00E87813">
        <w:t>=</w:t>
      </w:r>
      <w:r>
        <w:t>.*/</w:t>
      </w:r>
      <w:r w:rsidRPr="00E87813">
        <w:t>url_have_group_name</w:t>
      </w:r>
      <w:r w:rsidR="00D45C59">
        <w:t xml:space="preserve"> </w:t>
      </w:r>
      <w:r w:rsidRPr="00E87813">
        <w:t>=</w:t>
      </w:r>
      <w:r w:rsidR="00D45C59">
        <w:t xml:space="preserve"> </w:t>
      </w:r>
      <w:r>
        <w:t>true/g</w:t>
      </w:r>
      <w:r w:rsidRPr="00492C6A">
        <w:t>"</w:t>
      </w:r>
      <w:r>
        <w:t xml:space="preserve"> </w:t>
      </w:r>
      <w:r w:rsidRPr="00492C6A">
        <w:t>/etc/fdfs/</w:t>
      </w:r>
      <w:r>
        <w:t>mod_fastdfs</w:t>
      </w:r>
      <w:r w:rsidRPr="00492C6A">
        <w:t>.conf</w:t>
      </w:r>
    </w:p>
    <w:p w:rsidR="00073F42" w:rsidRDefault="00073F42" w:rsidP="00492C6A">
      <w:r>
        <w:t xml:space="preserve">sed -i </w:t>
      </w:r>
      <w:r w:rsidRPr="00492C6A">
        <w:t>"</w:t>
      </w:r>
      <w:r>
        <w:t>s/^</w:t>
      </w:r>
      <w:r w:rsidRPr="00073F42">
        <w:t>store_path0</w:t>
      </w:r>
      <w:r w:rsidR="00840BB2">
        <w:t>.*</w:t>
      </w:r>
      <w:r w:rsidRPr="00073F42">
        <w:t>=</w:t>
      </w:r>
      <w:r>
        <w:t>.*/</w:t>
      </w:r>
      <w:r w:rsidRPr="00073F42">
        <w:t>store_path0</w:t>
      </w:r>
      <w:r w:rsidR="00840BB2">
        <w:t xml:space="preserve"> </w:t>
      </w:r>
      <w:r w:rsidRPr="00073F42">
        <w:t>=</w:t>
      </w:r>
      <w:r w:rsidR="00840BB2">
        <w:t xml:space="preserve"> </w:t>
      </w:r>
      <w:r>
        <w:t>\</w:t>
      </w:r>
      <w:r w:rsidRPr="00073F42">
        <w:t>/home</w:t>
      </w:r>
      <w:r>
        <w:t>\</w:t>
      </w:r>
      <w:r w:rsidRPr="00073F42">
        <w:t>/dfs</w:t>
      </w:r>
      <w:r>
        <w:t>/g</w:t>
      </w:r>
      <w:r w:rsidRPr="00492C6A">
        <w:t>"</w:t>
      </w:r>
      <w:r w:rsidR="00840BB2">
        <w:t xml:space="preserve"> </w:t>
      </w:r>
      <w:r w:rsidR="00840BB2" w:rsidRPr="00492C6A">
        <w:t>/etc/fdfs/</w:t>
      </w:r>
      <w:r w:rsidR="00840BB2">
        <w:t>mod_fastdfs</w:t>
      </w:r>
      <w:r w:rsidR="00840BB2" w:rsidRPr="00492C6A">
        <w:t>.conf</w:t>
      </w:r>
    </w:p>
    <w:p w:rsidR="00073F42" w:rsidRDefault="00073F42" w:rsidP="00492C6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添加8</w:t>
      </w:r>
      <w:r>
        <w:t>888</w:t>
      </w:r>
      <w:r>
        <w:rPr>
          <w:rFonts w:hint="eastAsia"/>
        </w:rPr>
        <w:t>虚拟机</w:t>
      </w:r>
    </w:p>
    <w:p w:rsidR="00DA5792" w:rsidRDefault="00DA5792" w:rsidP="00492C6A">
      <w:r>
        <w:rPr>
          <w:rFonts w:hint="eastAsia"/>
        </w:rPr>
        <w:t>v</w:t>
      </w:r>
      <w:r>
        <w:t>i /usr/local/nginx/conf/nginx.conf</w:t>
      </w:r>
    </w:p>
    <w:p w:rsidR="001A3B5F" w:rsidRDefault="001A3B5F" w:rsidP="00492C6A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配置内容：</w:t>
      </w:r>
    </w:p>
    <w:p w:rsidR="001A3B5F" w:rsidRDefault="001A3B5F" w:rsidP="001A3B5F">
      <w:r>
        <w:t xml:space="preserve">    server {</w:t>
      </w:r>
    </w:p>
    <w:p w:rsidR="001A3B5F" w:rsidRDefault="001A3B5F" w:rsidP="001A3B5F">
      <w:r>
        <w:t xml:space="preserve">        listen       8888;</w:t>
      </w:r>
    </w:p>
    <w:p w:rsidR="001A3B5F" w:rsidRDefault="001A3B5F" w:rsidP="001A3B5F">
      <w:r>
        <w:t xml:space="preserve">        server_name  localhost;</w:t>
      </w:r>
    </w:p>
    <w:p w:rsidR="001A3B5F" w:rsidRDefault="001A3B5F" w:rsidP="001A3B5F">
      <w:r>
        <w:t xml:space="preserve">        location ~/group[0-9]/ {</w:t>
      </w:r>
    </w:p>
    <w:p w:rsidR="001A3B5F" w:rsidRDefault="001A3B5F" w:rsidP="001A3B5F">
      <w:r>
        <w:t xml:space="preserve">            ngx_fastdfs_module;</w:t>
      </w:r>
    </w:p>
    <w:p w:rsidR="001A3B5F" w:rsidRDefault="001A3B5F" w:rsidP="001A3B5F">
      <w:r>
        <w:t xml:space="preserve">        }</w:t>
      </w:r>
    </w:p>
    <w:p w:rsidR="001A3B5F" w:rsidRDefault="001A3B5F" w:rsidP="001A3B5F">
      <w:r>
        <w:t xml:space="preserve">        error_page   500 502 503 504 /50x.html;</w:t>
      </w:r>
    </w:p>
    <w:p w:rsidR="001A3B5F" w:rsidRDefault="001A3B5F" w:rsidP="001A3B5F">
      <w:r>
        <w:t xml:space="preserve">        location = /50x.html {</w:t>
      </w:r>
    </w:p>
    <w:p w:rsidR="001A3B5F" w:rsidRDefault="001A3B5F" w:rsidP="001A3B5F">
      <w:r>
        <w:t xml:space="preserve">            root html;</w:t>
      </w:r>
    </w:p>
    <w:p w:rsidR="001A3B5F" w:rsidRDefault="001A3B5F" w:rsidP="001A3B5F">
      <w:r>
        <w:t xml:space="preserve">        }</w:t>
      </w:r>
    </w:p>
    <w:p w:rsidR="001A3B5F" w:rsidRDefault="001A3B5F" w:rsidP="001A3B5F">
      <w:pPr>
        <w:ind w:firstLine="420"/>
      </w:pPr>
      <w:r>
        <w:t>}</w:t>
      </w:r>
    </w:p>
    <w:p w:rsidR="001A5A58" w:rsidRDefault="001A5A58" w:rsidP="001A3B5F">
      <w:r>
        <w:rPr>
          <w:rFonts w:hint="eastAsia"/>
        </w:rPr>
        <w:t>#</w:t>
      </w:r>
      <w:r>
        <w:t xml:space="preserve"> </w:t>
      </w:r>
      <w:r w:rsidR="00762063">
        <w:rPr>
          <w:rFonts w:hint="eastAsia"/>
        </w:rPr>
        <w:t>测试下载</w:t>
      </w:r>
    </w:p>
    <w:p w:rsidR="007E35AA" w:rsidRDefault="00E15F3B" w:rsidP="009924AB">
      <w:r w:rsidRPr="00E15F3B">
        <w:t xml:space="preserve">wget </w:t>
      </w:r>
      <w:hyperlink r:id="rId8" w:history="1">
        <w:r w:rsidR="007E35AA" w:rsidRPr="002E56DA">
          <w:rPr>
            <w:rStyle w:val="a3"/>
          </w:rPr>
          <w:t>http://192.168.100.61:8888/group1/M00/00/00/wKhkPV5qB3uAe8ISBrIcyZNcp5E1.6.zip</w:t>
        </w:r>
      </w:hyperlink>
    </w:p>
    <w:p w:rsidR="00DC01AD" w:rsidRPr="00DC01AD" w:rsidRDefault="00DC01AD" w:rsidP="00DC01AD"/>
    <w:p w:rsidR="001B52F7" w:rsidRDefault="001B52F7" w:rsidP="001B52F7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容器部署</w:t>
      </w:r>
      <w:r w:rsidR="00FD3670">
        <w:rPr>
          <w:rFonts w:hint="eastAsia"/>
        </w:rPr>
        <w:t>（编写D</w:t>
      </w:r>
      <w:r w:rsidR="00FD3670">
        <w:t>ockerfile</w:t>
      </w:r>
      <w:r w:rsidR="00FD3670">
        <w:rPr>
          <w:rFonts w:hint="eastAsia"/>
        </w:rPr>
        <w:t>）</w:t>
      </w:r>
    </w:p>
    <w:p w:rsidR="00B03699" w:rsidRDefault="00B03699" w:rsidP="00B03699">
      <w:pPr>
        <w:pStyle w:val="2"/>
      </w:pPr>
      <w:r>
        <w:rPr>
          <w:rFonts w:hint="eastAsia"/>
        </w:rPr>
        <w:t>2</w:t>
      </w:r>
      <w:r>
        <w:t xml:space="preserve">.1 </w:t>
      </w:r>
      <w:r w:rsidR="0031702C">
        <w:rPr>
          <w:rFonts w:hint="eastAsia"/>
        </w:rPr>
        <w:t>虚拟机列表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72"/>
        <w:gridCol w:w="1675"/>
      </w:tblGrid>
      <w:tr w:rsidR="00C87D30" w:rsidRPr="00C87D30" w:rsidTr="00C87D30">
        <w:tc>
          <w:tcPr>
            <w:tcW w:w="0" w:type="auto"/>
          </w:tcPr>
          <w:p w:rsidR="00C87D30" w:rsidRPr="00C87D30" w:rsidRDefault="00C87D30" w:rsidP="00CF7BF7">
            <w:r w:rsidRPr="00C87D30">
              <w:rPr>
                <w:rFonts w:hint="eastAsia"/>
              </w:rPr>
              <w:t>1</w:t>
            </w:r>
            <w:r w:rsidRPr="00C87D30">
              <w:t>92.168.100.62</w:t>
            </w:r>
          </w:p>
        </w:tc>
        <w:tc>
          <w:tcPr>
            <w:tcW w:w="0" w:type="auto"/>
          </w:tcPr>
          <w:p w:rsidR="00C87D30" w:rsidRPr="00C87D30" w:rsidRDefault="00C87D30" w:rsidP="00CF7BF7">
            <w:pPr>
              <w:rPr>
                <w:rFonts w:hint="eastAsia"/>
              </w:rPr>
            </w:pPr>
            <w:r>
              <w:t>cent7_cntr_</w:t>
            </w:r>
            <w:r>
              <w:rPr>
                <w:rFonts w:hint="eastAsia"/>
              </w:rPr>
              <w:t>f</w:t>
            </w:r>
            <w:r>
              <w:t>dfs1</w:t>
            </w:r>
          </w:p>
        </w:tc>
      </w:tr>
      <w:tr w:rsidR="00C87D30" w:rsidRPr="00C87D30" w:rsidTr="00C87D30">
        <w:tc>
          <w:tcPr>
            <w:tcW w:w="0" w:type="auto"/>
          </w:tcPr>
          <w:p w:rsidR="00C87D30" w:rsidRPr="00C87D30" w:rsidRDefault="00C87D30" w:rsidP="00CF7BF7">
            <w:r w:rsidRPr="00C87D30">
              <w:rPr>
                <w:rFonts w:hint="eastAsia"/>
              </w:rPr>
              <w:t>1</w:t>
            </w:r>
            <w:r w:rsidRPr="00C87D30">
              <w:t>92.168.100.63</w:t>
            </w:r>
          </w:p>
        </w:tc>
        <w:tc>
          <w:tcPr>
            <w:tcW w:w="0" w:type="auto"/>
          </w:tcPr>
          <w:p w:rsidR="00C87D30" w:rsidRPr="00C87D30" w:rsidRDefault="00C87D30" w:rsidP="00CF7BF7">
            <w:pPr>
              <w:rPr>
                <w:rFonts w:hint="eastAsia"/>
              </w:rPr>
            </w:pPr>
            <w:r>
              <w:t>cent7_cntr_</w:t>
            </w:r>
            <w:r>
              <w:rPr>
                <w:rFonts w:hint="eastAsia"/>
              </w:rPr>
              <w:t>f</w:t>
            </w:r>
            <w:r>
              <w:t>dfs2</w:t>
            </w:r>
          </w:p>
        </w:tc>
      </w:tr>
      <w:tr w:rsidR="00C87D30" w:rsidRPr="00C87D30" w:rsidTr="00C87D30">
        <w:tc>
          <w:tcPr>
            <w:tcW w:w="0" w:type="auto"/>
          </w:tcPr>
          <w:p w:rsidR="00C87D30" w:rsidRPr="00C87D30" w:rsidRDefault="00C87D30" w:rsidP="00CF7BF7">
            <w:pPr>
              <w:rPr>
                <w:rFonts w:hint="eastAsia"/>
              </w:rPr>
            </w:pPr>
            <w:r w:rsidRPr="00C87D30">
              <w:rPr>
                <w:rFonts w:hint="eastAsia"/>
              </w:rPr>
              <w:t>1</w:t>
            </w:r>
            <w:r w:rsidRPr="00C87D30">
              <w:t>92.168.100.64</w:t>
            </w:r>
          </w:p>
        </w:tc>
        <w:tc>
          <w:tcPr>
            <w:tcW w:w="0" w:type="auto"/>
          </w:tcPr>
          <w:p w:rsidR="00C87D30" w:rsidRPr="00C87D30" w:rsidRDefault="00C87D30" w:rsidP="00CF7BF7">
            <w:pPr>
              <w:rPr>
                <w:rFonts w:hint="eastAsia"/>
              </w:rPr>
            </w:pPr>
            <w:r>
              <w:t>cent7_cntr_</w:t>
            </w:r>
            <w:r>
              <w:rPr>
                <w:rFonts w:hint="eastAsia"/>
              </w:rPr>
              <w:t>f</w:t>
            </w:r>
            <w:r>
              <w:t>dfs3</w:t>
            </w:r>
          </w:p>
        </w:tc>
      </w:tr>
    </w:tbl>
    <w:p w:rsidR="001B52F7" w:rsidRDefault="001B52F7" w:rsidP="001B52F7">
      <w:pPr>
        <w:pStyle w:val="2"/>
      </w:pPr>
      <w:r>
        <w:rPr>
          <w:rFonts w:hint="eastAsia"/>
        </w:rPr>
        <w:t>2</w:t>
      </w:r>
      <w:r>
        <w:t>.</w:t>
      </w:r>
      <w:r w:rsidR="00B03699">
        <w:t>2</w:t>
      </w:r>
      <w:r>
        <w:t xml:space="preserve"> docker</w:t>
      </w:r>
      <w:r>
        <w:rPr>
          <w:rFonts w:hint="eastAsia"/>
        </w:rPr>
        <w:t>安装</w:t>
      </w:r>
    </w:p>
    <w:p w:rsidR="001B52F7" w:rsidRDefault="001B52F7" w:rsidP="001B52F7">
      <w:r w:rsidRPr="001B52F7">
        <w:t>yum install -y telnet yum-utils device-mapper-persistent-data lvm2</w:t>
      </w:r>
    </w:p>
    <w:p w:rsidR="001B52F7" w:rsidRDefault="00AB6217" w:rsidP="00AB6217">
      <w:pPr>
        <w:jc w:val="left"/>
      </w:pPr>
      <w:r w:rsidRPr="00AB6217">
        <w:t xml:space="preserve">yum-config-manager --add-repo </w:t>
      </w:r>
      <w:hyperlink r:id="rId9" w:history="1">
        <w:r w:rsidR="00637B3F" w:rsidRPr="002E56DA">
          <w:rPr>
            <w:rStyle w:val="a3"/>
          </w:rPr>
          <w:t>http://mirrors.aliyun.com/docker-</w:t>
        </w:r>
        <w:r w:rsidR="00637B3F" w:rsidRPr="002E56DA">
          <w:rPr>
            <w:rStyle w:val="a3"/>
          </w:rPr>
          <w:lastRenderedPageBreak/>
          <w:t>ce/linux/centos/docker-ce.repo</w:t>
        </w:r>
      </w:hyperlink>
    </w:p>
    <w:p w:rsidR="00637B3F" w:rsidRDefault="00637B3F" w:rsidP="00AB6217">
      <w:pPr>
        <w:jc w:val="left"/>
      </w:pPr>
      <w:r w:rsidRPr="00637B3F">
        <w:t>yum makecache fast</w:t>
      </w:r>
    </w:p>
    <w:p w:rsidR="00637B3F" w:rsidRDefault="00637B3F" w:rsidP="00AB6217">
      <w:pPr>
        <w:jc w:val="left"/>
      </w:pPr>
      <w:r w:rsidRPr="00637B3F">
        <w:t>yum -y update</w:t>
      </w:r>
    </w:p>
    <w:p w:rsidR="00637B3F" w:rsidRDefault="00B25F1D" w:rsidP="00AB6217">
      <w:pPr>
        <w:jc w:val="left"/>
      </w:pPr>
      <w:r>
        <w:t>yum -y install</w:t>
      </w:r>
      <w:r w:rsidR="00637B3F" w:rsidRPr="00637B3F">
        <w:t xml:space="preserve"> </w:t>
      </w:r>
      <w:hyperlink r:id="rId10" w:history="1">
        <w:r w:rsidRPr="002E56DA">
          <w:rPr>
            <w:rStyle w:val="a3"/>
          </w:rPr>
          <w:t>http://mirror.centos.org/centos/7/extras/x86_64/Packages/container-selinux-2.107-3.el7.noarch.rpm</w:t>
        </w:r>
      </w:hyperlink>
    </w:p>
    <w:p w:rsidR="00B25F1D" w:rsidRDefault="00B25F1D" w:rsidP="00AB6217">
      <w:pPr>
        <w:jc w:val="left"/>
      </w:pPr>
      <w:r>
        <w:rPr>
          <w:rFonts w:hint="eastAsia"/>
        </w:rPr>
        <w:t>y</w:t>
      </w:r>
      <w:r>
        <w:t xml:space="preserve">um -y install </w:t>
      </w:r>
      <w:r w:rsidRPr="00B25F1D">
        <w:t>containerd.io.x86_64</w:t>
      </w:r>
      <w:r>
        <w:t xml:space="preserve"> </w:t>
      </w:r>
      <w:r w:rsidRPr="00B25F1D">
        <w:t>docker-ce.x86_64</w:t>
      </w:r>
      <w:r>
        <w:t xml:space="preserve"> </w:t>
      </w:r>
      <w:r w:rsidRPr="00B25F1D">
        <w:t>docker-ce-cli.x86_64</w:t>
      </w:r>
    </w:p>
    <w:p w:rsidR="00B25F1D" w:rsidRDefault="00B25F1D" w:rsidP="00AB6217">
      <w:pPr>
        <w:jc w:val="left"/>
      </w:pPr>
      <w:r w:rsidRPr="00B25F1D">
        <w:t>mkdir -p /etc/docker /etc/systemd/system/docker.service.d</w:t>
      </w:r>
    </w:p>
    <w:p w:rsidR="00B25F1D" w:rsidRPr="00B25F1D" w:rsidRDefault="00B25F1D" w:rsidP="00B25F1D">
      <w:r w:rsidRPr="00B25F1D">
        <w:t>cat &gt; /etc/docker/daemon.json &lt;&lt;EOF</w:t>
      </w:r>
    </w:p>
    <w:p w:rsidR="00B25F1D" w:rsidRPr="00B25F1D" w:rsidRDefault="00B25F1D" w:rsidP="00B25F1D">
      <w:r w:rsidRPr="00B25F1D">
        <w:t>{</w:t>
      </w:r>
    </w:p>
    <w:p w:rsidR="00B25F1D" w:rsidRPr="00B25F1D" w:rsidRDefault="00B25F1D" w:rsidP="00B25F1D">
      <w:r w:rsidRPr="00B25F1D">
        <w:t xml:space="preserve">  "exec-opts": ["native.cgroupdriver=systemd"],</w:t>
      </w:r>
    </w:p>
    <w:p w:rsidR="00B25F1D" w:rsidRPr="00B25F1D" w:rsidRDefault="00B25F1D" w:rsidP="00B25F1D">
      <w:r w:rsidRPr="00B25F1D">
        <w:t xml:space="preserve">  "log-driver": "json-file",</w:t>
      </w:r>
    </w:p>
    <w:p w:rsidR="00B25F1D" w:rsidRPr="00B25F1D" w:rsidRDefault="00B25F1D" w:rsidP="00B25F1D">
      <w:r w:rsidRPr="00B25F1D">
        <w:t xml:space="preserve">  "log-opts": {</w:t>
      </w:r>
    </w:p>
    <w:p w:rsidR="00B25F1D" w:rsidRPr="00B25F1D" w:rsidRDefault="00B25F1D" w:rsidP="00B25F1D">
      <w:r w:rsidRPr="00B25F1D">
        <w:t xml:space="preserve">    "max-size": "100m"</w:t>
      </w:r>
    </w:p>
    <w:p w:rsidR="00B25F1D" w:rsidRPr="00B25F1D" w:rsidRDefault="00B25F1D" w:rsidP="00B25F1D">
      <w:r w:rsidRPr="00B25F1D">
        <w:t xml:space="preserve">  },</w:t>
      </w:r>
    </w:p>
    <w:p w:rsidR="00B25F1D" w:rsidRPr="00B25F1D" w:rsidRDefault="00B25F1D" w:rsidP="00B25F1D">
      <w:r w:rsidRPr="00B25F1D">
        <w:t xml:space="preserve">  "storage-driver": "overlay2",</w:t>
      </w:r>
    </w:p>
    <w:p w:rsidR="00B25F1D" w:rsidRPr="00B25F1D" w:rsidRDefault="00B25F1D" w:rsidP="00B25F1D">
      <w:r w:rsidRPr="00B25F1D">
        <w:t xml:space="preserve">  "storage-opts": [</w:t>
      </w:r>
    </w:p>
    <w:p w:rsidR="00B25F1D" w:rsidRPr="00B25F1D" w:rsidRDefault="00B25F1D" w:rsidP="00B25F1D">
      <w:r w:rsidRPr="00B25F1D">
        <w:t xml:space="preserve">    "overlay2.override_kernel_check=true"</w:t>
      </w:r>
    </w:p>
    <w:p w:rsidR="00B25F1D" w:rsidRPr="00B25F1D" w:rsidRDefault="00B25F1D" w:rsidP="00B25F1D">
      <w:pPr>
        <w:rPr>
          <w:ins w:id="1" w:author="heqiming" w:date="2019-12-30T16:49:00Z"/>
        </w:rPr>
      </w:pPr>
      <w:r w:rsidRPr="00B25F1D">
        <w:t xml:space="preserve">  ],</w:t>
      </w:r>
    </w:p>
    <w:p w:rsidR="00B25F1D" w:rsidRPr="00B25F1D" w:rsidRDefault="00B25F1D">
      <w:pPr>
        <w:pStyle w:val="HTML"/>
        <w:pPrChange w:id="2" w:author="heqiming" w:date="2019-12-30T16:50:00Z">
          <w:pPr/>
        </w:pPrChange>
      </w:pPr>
      <w:ins w:id="3" w:author="heqiming" w:date="2019-12-30T16:49:00Z">
        <w:r w:rsidRPr="00B25F1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 xml:space="preserve">  </w:t>
        </w:r>
      </w:ins>
      <w:ins w:id="4" w:author="heqiming" w:date="2019-12-30T16:50:00Z">
        <w:r w:rsidRPr="00B25F1D">
          <w:rPr>
            <w:rFonts w:asciiTheme="minorHAnsi" w:eastAsiaTheme="minorEastAsia" w:hAnsiTheme="minorHAnsi" w:cstheme="minorBidi"/>
            <w:kern w:val="2"/>
            <w:sz w:val="21"/>
            <w:szCs w:val="22"/>
            <w:rPrChange w:id="5" w:author="heqiming" w:date="2019-12-30T16:50:00Z">
              <w:rPr>
                <w:color w:val="800000"/>
                <w:sz w:val="18"/>
                <w:szCs w:val="18"/>
              </w:rPr>
            </w:rPrChange>
          </w:rPr>
          <w:t>"graph"</w:t>
        </w:r>
        <w:r w:rsidRPr="00B25F1D">
          <w:rPr>
            <w:rFonts w:asciiTheme="minorHAnsi" w:eastAsiaTheme="minorEastAsia" w:hAnsiTheme="minorHAnsi" w:cstheme="minorBidi"/>
            <w:kern w:val="2"/>
            <w:sz w:val="21"/>
            <w:szCs w:val="22"/>
            <w:rPrChange w:id="6" w:author="heqiming" w:date="2019-12-30T16:50:00Z">
              <w:rPr>
                <w:color w:val="000000"/>
                <w:sz w:val="18"/>
                <w:szCs w:val="18"/>
              </w:rPr>
            </w:rPrChange>
          </w:rPr>
          <w:t xml:space="preserve">: </w:t>
        </w:r>
        <w:r w:rsidRPr="00B25F1D">
          <w:rPr>
            <w:rFonts w:asciiTheme="minorHAnsi" w:eastAsiaTheme="minorEastAsia" w:hAnsiTheme="minorHAnsi" w:cstheme="minorBidi"/>
            <w:kern w:val="2"/>
            <w:sz w:val="21"/>
            <w:szCs w:val="22"/>
            <w:rPrChange w:id="7" w:author="heqiming" w:date="2019-12-30T16:50:00Z">
              <w:rPr>
                <w:color w:val="800000"/>
                <w:sz w:val="18"/>
                <w:szCs w:val="18"/>
              </w:rPr>
            </w:rPrChange>
          </w:rPr>
          <w:t>"/data/docker"</w:t>
        </w:r>
        <w:r w:rsidRPr="00B25F1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,</w:t>
        </w:r>
      </w:ins>
    </w:p>
    <w:p w:rsidR="00B25F1D" w:rsidRPr="00B25F1D" w:rsidRDefault="00B25F1D" w:rsidP="00B25F1D">
      <w:r w:rsidRPr="00B25F1D">
        <w:t xml:space="preserve">  "registry-mirrors": ["https://ya78xgj1.mirror.aliyuncs.com"]</w:t>
      </w:r>
    </w:p>
    <w:p w:rsidR="00B25F1D" w:rsidRPr="00B25F1D" w:rsidRDefault="00B25F1D" w:rsidP="00B25F1D">
      <w:r w:rsidRPr="00B25F1D">
        <w:t>}</w:t>
      </w:r>
    </w:p>
    <w:p w:rsidR="00B25F1D" w:rsidRDefault="00B25F1D" w:rsidP="00B25F1D">
      <w:pPr>
        <w:jc w:val="left"/>
      </w:pPr>
      <w:r w:rsidRPr="00B25F1D">
        <w:t>EOF</w:t>
      </w:r>
    </w:p>
    <w:p w:rsidR="00172AD2" w:rsidRDefault="00172AD2" w:rsidP="00B25F1D">
      <w:pPr>
        <w:jc w:val="left"/>
      </w:pPr>
      <w:r w:rsidRPr="00172AD2">
        <w:t>systemctl daemon-reload</w:t>
      </w:r>
    </w:p>
    <w:p w:rsidR="00172AD2" w:rsidRDefault="00172AD2" w:rsidP="00B25F1D">
      <w:pPr>
        <w:jc w:val="left"/>
      </w:pPr>
      <w:r w:rsidRPr="00172AD2">
        <w:t>systemctl enable docker</w:t>
      </w:r>
    </w:p>
    <w:p w:rsidR="00172AD2" w:rsidRDefault="00172AD2" w:rsidP="00B25F1D">
      <w:pPr>
        <w:jc w:val="left"/>
      </w:pPr>
      <w:r w:rsidRPr="00172AD2">
        <w:t>systemctl restart docker</w:t>
      </w:r>
    </w:p>
    <w:p w:rsidR="00172AD2" w:rsidRDefault="00172AD2" w:rsidP="00B25F1D">
      <w:pPr>
        <w:jc w:val="left"/>
      </w:pPr>
      <w:r w:rsidRPr="00172AD2">
        <w:t>docker images</w:t>
      </w:r>
    </w:p>
    <w:p w:rsidR="00BD6A44" w:rsidRDefault="00BD6A44" w:rsidP="00B25F1D">
      <w:pPr>
        <w:jc w:val="left"/>
      </w:pPr>
      <w:r>
        <w:rPr>
          <w:rFonts w:hint="eastAsia"/>
        </w:rPr>
        <w:t>s</w:t>
      </w:r>
      <w:r>
        <w:t>hutdown now</w:t>
      </w:r>
    </w:p>
    <w:p w:rsidR="00BD6A44" w:rsidRDefault="00BD6A44" w:rsidP="00BD6A44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虚拟机复制</w:t>
      </w:r>
    </w:p>
    <w:p w:rsidR="00BE7742" w:rsidRDefault="00BE7742" w:rsidP="00070AF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克隆虚拟机</w:t>
      </w:r>
    </w:p>
    <w:p w:rsidR="00CA7588" w:rsidRDefault="00070AF2" w:rsidP="00070AF2">
      <w:pPr>
        <w:jc w:val="left"/>
      </w:pPr>
      <w:r w:rsidRPr="00070AF2">
        <w:t>vmrun clone /home/vboxes/cent7_cntr_fdfs1/cent7_cntr_fdfs1.vmx /home/vboxes/cent7_cntr_fdfs2/cent7_cntr_fdfs2.vmx full -cloneName=cent7_cntr_fdfs2</w:t>
      </w:r>
    </w:p>
    <w:p w:rsidR="006962BA" w:rsidRDefault="00A63527" w:rsidP="00070AF2">
      <w:pPr>
        <w:jc w:val="left"/>
      </w:pPr>
      <w:r w:rsidRPr="00070AF2">
        <w:t>vmrun clone /home/vboxes/cent7_cntr_fdfs1/cent7_cntr_fdfs1.vmx /home/vboxes/cent7_cntr_fdfs</w:t>
      </w:r>
      <w:r>
        <w:t>3</w:t>
      </w:r>
      <w:r w:rsidRPr="00070AF2">
        <w:t>/cent7_cntr_fdfs</w:t>
      </w:r>
      <w:r>
        <w:t>3</w:t>
      </w:r>
      <w:r w:rsidRPr="00070AF2">
        <w:t>.vmx full -cloneName=cent7_cntr_fdfs</w:t>
      </w:r>
      <w:r>
        <w:t>3</w:t>
      </w:r>
    </w:p>
    <w:p w:rsidR="00EF1004" w:rsidRDefault="00EF1004" w:rsidP="00070AF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启动虚拟机</w:t>
      </w:r>
    </w:p>
    <w:p w:rsidR="00A63527" w:rsidRDefault="00A63527" w:rsidP="00070AF2">
      <w:pPr>
        <w:jc w:val="left"/>
      </w:pPr>
      <w:r>
        <w:rPr>
          <w:rFonts w:hint="eastAsia"/>
        </w:rPr>
        <w:t>v</w:t>
      </w:r>
      <w:r>
        <w:t xml:space="preserve">mrun -T ws start </w:t>
      </w:r>
      <w:r w:rsidRPr="00070AF2">
        <w:t>/home/vboxes/cent7_cntr_fdfs</w:t>
      </w:r>
      <w:r>
        <w:t>1</w:t>
      </w:r>
      <w:r w:rsidRPr="00070AF2">
        <w:t>/cent7_cntr_fdfs</w:t>
      </w:r>
      <w:r>
        <w:t>1</w:t>
      </w:r>
      <w:r w:rsidRPr="00070AF2">
        <w:t>.vmx</w:t>
      </w:r>
    </w:p>
    <w:p w:rsidR="00A63527" w:rsidRDefault="00A63527" w:rsidP="00070AF2">
      <w:pPr>
        <w:jc w:val="left"/>
      </w:pPr>
      <w:r w:rsidRPr="00A63527">
        <w:t xml:space="preserve">vmrun -T ws start </w:t>
      </w:r>
      <w:r w:rsidRPr="00070AF2">
        <w:t>/home/vboxes/cent7_cntr_fdfs2/cent7_cntr_fdfs2.vmx</w:t>
      </w:r>
    </w:p>
    <w:p w:rsidR="00A63527" w:rsidRPr="00CA7588" w:rsidRDefault="00A63527" w:rsidP="00070AF2">
      <w:pPr>
        <w:jc w:val="left"/>
        <w:rPr>
          <w:rFonts w:hint="eastAsia"/>
        </w:rPr>
      </w:pPr>
      <w:r>
        <w:rPr>
          <w:rFonts w:hint="eastAsia"/>
        </w:rPr>
        <w:t>v</w:t>
      </w:r>
      <w:r>
        <w:t xml:space="preserve">mrun -T ws start </w:t>
      </w:r>
      <w:r w:rsidRPr="00070AF2">
        <w:t>/home/vboxes/cent7_cntr_fdfs</w:t>
      </w:r>
      <w:r>
        <w:t>3</w:t>
      </w:r>
      <w:r w:rsidRPr="00070AF2">
        <w:t>/cent7_cntr_fdfs</w:t>
      </w:r>
      <w:r>
        <w:t>3</w:t>
      </w:r>
      <w:r w:rsidRPr="00070AF2">
        <w:t>.vmx</w:t>
      </w:r>
    </w:p>
    <w:p w:rsidR="00172AD2" w:rsidRDefault="00172AD2" w:rsidP="00172AD2">
      <w:pPr>
        <w:pStyle w:val="2"/>
      </w:pPr>
      <w:r>
        <w:rPr>
          <w:rFonts w:hint="eastAsia"/>
        </w:rPr>
        <w:t>2</w:t>
      </w:r>
      <w:r>
        <w:t>.</w:t>
      </w:r>
      <w:r w:rsidR="00AB73F6">
        <w:t>4</w:t>
      </w:r>
      <w:r>
        <w:t xml:space="preserve"> </w:t>
      </w:r>
      <w:r>
        <w:rPr>
          <w:rFonts w:hint="eastAsia"/>
        </w:rPr>
        <w:t>配置d</w:t>
      </w:r>
      <w:r>
        <w:t>ockerfile</w:t>
      </w:r>
    </w:p>
    <w:p w:rsidR="00A274A0" w:rsidRDefault="00A274A0" w:rsidP="00172AD2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在三台虚机上分别执行</w:t>
      </w:r>
    </w:p>
    <w:p w:rsidR="00172AD2" w:rsidRDefault="00172AD2" w:rsidP="00172AD2">
      <w:pPr>
        <w:jc w:val="left"/>
      </w:pPr>
      <w:r w:rsidRPr="00172AD2">
        <w:rPr>
          <w:rFonts w:hint="eastAsia"/>
        </w:rPr>
        <w:lastRenderedPageBreak/>
        <w:t>mkdir -p /usr/local/docker/fastdfs/env</w:t>
      </w:r>
    </w:p>
    <w:p w:rsidR="00172AD2" w:rsidRDefault="00172AD2" w:rsidP="00172AD2">
      <w:pPr>
        <w:jc w:val="left"/>
      </w:pPr>
      <w:r>
        <w:rPr>
          <w:rFonts w:hint="eastAsia"/>
        </w:rPr>
        <w:t>c</w:t>
      </w:r>
      <w:r>
        <w:t xml:space="preserve">d </w:t>
      </w:r>
      <w:r w:rsidRPr="00172AD2">
        <w:rPr>
          <w:rFonts w:hint="eastAsia"/>
        </w:rPr>
        <w:t>/usr/local/docker/fastdfs/env</w:t>
      </w:r>
    </w:p>
    <w:p w:rsidR="007E156E" w:rsidRDefault="007E156E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将t</w:t>
      </w:r>
      <w:r>
        <w:t>ools.zip</w:t>
      </w:r>
      <w:r>
        <w:rPr>
          <w:rFonts w:hint="eastAsia"/>
        </w:rPr>
        <w:t>拷贝到此目录下，t</w:t>
      </w:r>
      <w:r>
        <w:t>ools.zip</w:t>
      </w:r>
      <w:r>
        <w:rPr>
          <w:rFonts w:hint="eastAsia"/>
        </w:rPr>
        <w:t>为提前下载好的源码、配置文件等</w:t>
      </w:r>
    </w:p>
    <w:p w:rsidR="007E156E" w:rsidRDefault="007E156E" w:rsidP="00172AD2">
      <w:pPr>
        <w:jc w:val="left"/>
        <w:rPr>
          <w:rFonts w:hint="eastAsia"/>
        </w:rPr>
      </w:pPr>
      <w:r>
        <w:object w:dxaOrig="1020" w:dyaOrig="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25pt;height:37.45pt" o:ole="">
            <v:imagedata r:id="rId11" o:title=""/>
          </v:shape>
          <o:OLEObject Type="Embed" ProgID="Package" ShapeID="_x0000_i1025" DrawAspect="Content" ObjectID="_1646465879" r:id="rId12"/>
        </w:object>
      </w:r>
    </w:p>
    <w:p w:rsidR="007E156E" w:rsidRDefault="007E156E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编写D</w:t>
      </w:r>
      <w:r>
        <w:t>ockerFile</w:t>
      </w:r>
    </w:p>
    <w:p w:rsidR="00172AD2" w:rsidRDefault="00172AD2" w:rsidP="00172AD2">
      <w:pPr>
        <w:jc w:val="left"/>
      </w:pPr>
      <w:r>
        <w:rPr>
          <w:rFonts w:hint="eastAsia"/>
        </w:rPr>
        <w:t>c</w:t>
      </w:r>
      <w:r>
        <w:t>at &gt; /usr/local/docker/fastdfs/env</w:t>
      </w:r>
      <w:r w:rsidR="003105D5">
        <w:t>/</w:t>
      </w:r>
      <w:r w:rsidR="003105D5" w:rsidRPr="003105D5">
        <w:rPr>
          <w:rFonts w:hint="eastAsia"/>
        </w:rPr>
        <w:t>Dockerfile</w:t>
      </w:r>
      <w:r>
        <w:t xml:space="preserve"> &lt;&lt;EOF</w:t>
      </w:r>
    </w:p>
    <w:p w:rsidR="00936C75" w:rsidRDefault="00936C75" w:rsidP="00936C75">
      <w:pPr>
        <w:jc w:val="left"/>
      </w:pPr>
      <w:r>
        <w:t>FROM centos</w:t>
      </w:r>
    </w:p>
    <w:p w:rsidR="00936C75" w:rsidRDefault="00936C75" w:rsidP="00936C75">
      <w:pPr>
        <w:jc w:val="left"/>
      </w:pPr>
      <w:r>
        <w:t xml:space="preserve">MAINTAINER </w:t>
      </w:r>
      <w:r w:rsidR="008F741D">
        <w:t>hugh</w:t>
      </w:r>
    </w:p>
    <w:p w:rsidR="00936C75" w:rsidRDefault="00936C75" w:rsidP="00936C75">
      <w:pPr>
        <w:jc w:val="left"/>
      </w:pPr>
      <w:r>
        <w:t>#安装编译环境</w:t>
      </w:r>
    </w:p>
    <w:p w:rsidR="00936C75" w:rsidRDefault="00936C75" w:rsidP="00936C75">
      <w:pPr>
        <w:jc w:val="left"/>
      </w:pPr>
      <w:r>
        <w:t>RUN yum install git gcc gcc-c++ make automake autoconf libtool pcre pcre-devel zlib zlib-devel openssl-devel wget vim</w:t>
      </w:r>
      <w:r w:rsidR="005B50EC">
        <w:t xml:space="preserve"> unzip</w:t>
      </w:r>
      <w:r>
        <w:t xml:space="preserve"> -y</w:t>
      </w:r>
    </w:p>
    <w:p w:rsidR="00936C75" w:rsidRDefault="00936C75" w:rsidP="00936C75">
      <w:pPr>
        <w:jc w:val="left"/>
        <w:rPr>
          <w:rFonts w:hint="eastAsia"/>
        </w:rPr>
      </w:pPr>
      <w:r>
        <w:t>RUN mkdir -p /home/dfs</w:t>
      </w:r>
    </w:p>
    <w:p w:rsidR="00936C75" w:rsidRDefault="00936C75" w:rsidP="00936C75">
      <w:pPr>
        <w:jc w:val="left"/>
      </w:pPr>
      <w:r>
        <w:t>WORKDIR /usr/local/src</w:t>
      </w:r>
    </w:p>
    <w:p w:rsidR="00936C75" w:rsidRDefault="00936C75" w:rsidP="00936C75">
      <w:pPr>
        <w:jc w:val="left"/>
      </w:pPr>
      <w:r>
        <w:t>#复制并解压缩各种源码</w:t>
      </w:r>
    </w:p>
    <w:p w:rsidR="00936C75" w:rsidRDefault="00936C75" w:rsidP="00936C75">
      <w:pPr>
        <w:jc w:val="left"/>
      </w:pPr>
      <w:r>
        <w:t>ADD tools.</w:t>
      </w:r>
      <w:r w:rsidR="00D70B10">
        <w:t>zip</w:t>
      </w:r>
      <w:r>
        <w:t xml:space="preserve"> /usr/local/src</w:t>
      </w:r>
    </w:p>
    <w:p w:rsidR="000350E2" w:rsidRPr="000350E2" w:rsidRDefault="008804E4" w:rsidP="00936C75">
      <w:pPr>
        <w:jc w:val="left"/>
        <w:rPr>
          <w:rFonts w:hint="eastAsia"/>
        </w:rPr>
      </w:pPr>
      <w:r>
        <w:t xml:space="preserve">RUN </w:t>
      </w:r>
      <w:r w:rsidR="000350E2">
        <w:t>unzip tools.zip</w:t>
      </w:r>
    </w:p>
    <w:p w:rsidR="00936C75" w:rsidRDefault="00936C75" w:rsidP="00936C75">
      <w:pPr>
        <w:jc w:val="left"/>
      </w:pPr>
      <w:r>
        <w:t># 安装 libfastcommon</w:t>
      </w:r>
    </w:p>
    <w:p w:rsidR="00936C75" w:rsidRDefault="00936C75" w:rsidP="00936C75">
      <w:pPr>
        <w:jc w:val="left"/>
      </w:pPr>
      <w:r>
        <w:t>WORKDIR /usr/local/src/libfastcommon</w:t>
      </w:r>
    </w:p>
    <w:p w:rsidR="00936C75" w:rsidRDefault="00936C75" w:rsidP="00936C75">
      <w:pPr>
        <w:jc w:val="left"/>
        <w:rPr>
          <w:rFonts w:hint="eastAsia"/>
        </w:rPr>
      </w:pPr>
      <w:r>
        <w:t>RUN ./make.sh &amp;&amp; ./make.sh install</w:t>
      </w:r>
    </w:p>
    <w:p w:rsidR="00936C75" w:rsidRDefault="00936C75" w:rsidP="00936C75">
      <w:pPr>
        <w:jc w:val="left"/>
      </w:pPr>
      <w:r>
        <w:t># 安装 FastDFS</w:t>
      </w:r>
    </w:p>
    <w:p w:rsidR="00936C75" w:rsidRDefault="00936C75" w:rsidP="00936C75">
      <w:pPr>
        <w:jc w:val="left"/>
      </w:pPr>
      <w:r>
        <w:t>WORKDIR /usr/local/src/fastdfs</w:t>
      </w:r>
    </w:p>
    <w:p w:rsidR="00936C75" w:rsidRDefault="00936C75" w:rsidP="00936C75">
      <w:pPr>
        <w:jc w:val="left"/>
      </w:pPr>
      <w:r>
        <w:t>RUN ./make.sh &amp;&amp; ./make.sh install</w:t>
      </w:r>
    </w:p>
    <w:p w:rsidR="00936C75" w:rsidRDefault="00936C75" w:rsidP="00936C75">
      <w:pPr>
        <w:jc w:val="left"/>
      </w:pPr>
      <w:r>
        <w:t>RUN cp /usr/local/src/tracker.conf /etc/fdfs/tracker.conf</w:t>
      </w:r>
    </w:p>
    <w:p w:rsidR="00936C75" w:rsidRDefault="00936C75" w:rsidP="00936C75">
      <w:pPr>
        <w:jc w:val="left"/>
      </w:pPr>
      <w:r>
        <w:t>RUN cp /usr/local/src/storage.conf /etc/fdfs/storage.conf</w:t>
      </w:r>
    </w:p>
    <w:p w:rsidR="00936C75" w:rsidRDefault="00936C75" w:rsidP="00936C75">
      <w:pPr>
        <w:jc w:val="left"/>
      </w:pPr>
      <w:r>
        <w:t>RUN cp /usr/local/src/client.conf /etc/fdfs/client.conf</w:t>
      </w:r>
    </w:p>
    <w:p w:rsidR="00936C75" w:rsidRDefault="00936C75" w:rsidP="00936C75">
      <w:pPr>
        <w:jc w:val="left"/>
      </w:pPr>
      <w:r>
        <w:t>RUN cp /usr/local/src/fastdfs/conf/http.conf /etc/fdfs/</w:t>
      </w:r>
    </w:p>
    <w:p w:rsidR="00936C75" w:rsidRDefault="00936C75" w:rsidP="00936C75">
      <w:pPr>
        <w:jc w:val="left"/>
        <w:rPr>
          <w:rFonts w:hint="eastAsia"/>
        </w:rPr>
      </w:pPr>
      <w:r>
        <w:t>RUN cp /usr/local/src/fastdfs/conf/mime.types /etc/fdfs/</w:t>
      </w:r>
    </w:p>
    <w:p w:rsidR="00936C75" w:rsidRDefault="00936C75" w:rsidP="00936C75">
      <w:pPr>
        <w:jc w:val="left"/>
      </w:pPr>
      <w:r>
        <w:t>#安装fastdfs-nginx-module</w:t>
      </w:r>
    </w:p>
    <w:p w:rsidR="00936C75" w:rsidRDefault="00936C75" w:rsidP="00936C75">
      <w:pPr>
        <w:jc w:val="left"/>
      </w:pPr>
      <w:r>
        <w:t>RUN cp /usr/local/src/mod_fastdfs.conf /etc/fdfs</w:t>
      </w:r>
    </w:p>
    <w:p w:rsidR="00936C75" w:rsidRDefault="00936C75" w:rsidP="00936C75">
      <w:pPr>
        <w:jc w:val="left"/>
      </w:pPr>
      <w:r>
        <w:t>#安装nginx</w:t>
      </w:r>
    </w:p>
    <w:p w:rsidR="00936C75" w:rsidRDefault="00936C75" w:rsidP="00936C75">
      <w:pPr>
        <w:jc w:val="left"/>
      </w:pPr>
      <w:r>
        <w:t>WORKDIR /usr/local/src/nginx-1.15.4</w:t>
      </w:r>
    </w:p>
    <w:p w:rsidR="00936C75" w:rsidRDefault="00936C75" w:rsidP="00936C75">
      <w:pPr>
        <w:jc w:val="left"/>
      </w:pPr>
      <w:r>
        <w:t>RUN ./configure --add-module=/usr/local/src/fastdfs-nginx-module/src/</w:t>
      </w:r>
    </w:p>
    <w:p w:rsidR="00936C75" w:rsidRDefault="00936C75" w:rsidP="00936C75">
      <w:pPr>
        <w:jc w:val="left"/>
        <w:rPr>
          <w:rFonts w:hint="eastAsia"/>
        </w:rPr>
      </w:pPr>
      <w:r>
        <w:t>RUN make &amp;&amp; make install</w:t>
      </w:r>
    </w:p>
    <w:p w:rsidR="00936C75" w:rsidRDefault="00936C75" w:rsidP="00936C75">
      <w:pPr>
        <w:jc w:val="left"/>
        <w:rPr>
          <w:rFonts w:hint="eastAsia"/>
        </w:rPr>
      </w:pPr>
      <w:r>
        <w:t>RUN cp /usr/local/src/nginx.conf /usr/local/nginx/conf</w:t>
      </w:r>
    </w:p>
    <w:p w:rsidR="00936C75" w:rsidRDefault="00936C75" w:rsidP="00936C75">
      <w:pPr>
        <w:jc w:val="left"/>
      </w:pPr>
      <w:r>
        <w:t>RUN cp /usr/local/src/start.sh /usr/local/bin/</w:t>
      </w:r>
    </w:p>
    <w:p w:rsidR="00936C75" w:rsidRDefault="00936C75" w:rsidP="00936C75">
      <w:pPr>
        <w:jc w:val="left"/>
        <w:rPr>
          <w:rFonts w:hint="eastAsia"/>
        </w:rPr>
      </w:pPr>
      <w:r>
        <w:t>ENTRYPOINT ["/usr/local/bin/start.sh"]</w:t>
      </w:r>
    </w:p>
    <w:p w:rsidR="00936C75" w:rsidRDefault="00936C75" w:rsidP="00936C75">
      <w:pPr>
        <w:jc w:val="left"/>
      </w:pPr>
      <w:r>
        <w:t>WORKDIR /</w:t>
      </w:r>
    </w:p>
    <w:p w:rsidR="00172AD2" w:rsidRDefault="00936C75" w:rsidP="00936C75">
      <w:pPr>
        <w:jc w:val="left"/>
      </w:pPr>
      <w:r>
        <w:t>EXPOSE 8888</w:t>
      </w:r>
    </w:p>
    <w:p w:rsidR="00172AD2" w:rsidRDefault="00172AD2" w:rsidP="00172AD2">
      <w:pPr>
        <w:jc w:val="left"/>
      </w:pPr>
      <w:r>
        <w:rPr>
          <w:rFonts w:hint="eastAsia"/>
        </w:rPr>
        <w:t>E</w:t>
      </w:r>
      <w:r>
        <w:t>OF</w:t>
      </w:r>
    </w:p>
    <w:p w:rsidR="00DA1303" w:rsidRDefault="00DA1303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创建d</w:t>
      </w:r>
      <w:r>
        <w:t>ocker-compose</w:t>
      </w:r>
      <w:r>
        <w:rPr>
          <w:rFonts w:hint="eastAsia"/>
        </w:rPr>
        <w:t>配置文件</w:t>
      </w:r>
    </w:p>
    <w:p w:rsidR="00343042" w:rsidRDefault="00343042" w:rsidP="00172AD2">
      <w:pPr>
        <w:jc w:val="left"/>
        <w:rPr>
          <w:rFonts w:hint="eastAsia"/>
        </w:rPr>
      </w:pPr>
      <w:r w:rsidRPr="00343042">
        <w:t>cd /usr/local/docker/fastdfs</w:t>
      </w:r>
    </w:p>
    <w:p w:rsidR="002A61E2" w:rsidRDefault="002A61E2" w:rsidP="00172AD2">
      <w:pPr>
        <w:jc w:val="left"/>
      </w:pPr>
      <w:r>
        <w:rPr>
          <w:rFonts w:hint="eastAsia"/>
        </w:rPr>
        <w:t>c</w:t>
      </w:r>
      <w:r>
        <w:t xml:space="preserve">at &gt; </w:t>
      </w:r>
      <w:r w:rsidRPr="002A61E2">
        <w:t>docker-compose.yml</w:t>
      </w:r>
      <w:r>
        <w:t xml:space="preserve"> &lt;&lt;EOF</w:t>
      </w:r>
    </w:p>
    <w:p w:rsidR="00343042" w:rsidRDefault="00343042" w:rsidP="00343042">
      <w:pPr>
        <w:jc w:val="left"/>
      </w:pPr>
      <w:r>
        <w:lastRenderedPageBreak/>
        <w:t>version: '3.1'</w:t>
      </w:r>
    </w:p>
    <w:p w:rsidR="00343042" w:rsidRDefault="00343042" w:rsidP="00343042">
      <w:pPr>
        <w:jc w:val="left"/>
      </w:pPr>
      <w:r>
        <w:t>services:</w:t>
      </w:r>
    </w:p>
    <w:p w:rsidR="00343042" w:rsidRDefault="00343042" w:rsidP="00343042">
      <w:pPr>
        <w:jc w:val="left"/>
      </w:pPr>
      <w:r>
        <w:t xml:space="preserve">  fastdfs:</w:t>
      </w:r>
    </w:p>
    <w:p w:rsidR="00343042" w:rsidRDefault="00343042" w:rsidP="00343042">
      <w:pPr>
        <w:jc w:val="left"/>
      </w:pPr>
      <w:r>
        <w:t xml:space="preserve">    build: env</w:t>
      </w:r>
    </w:p>
    <w:p w:rsidR="00343042" w:rsidRDefault="00343042" w:rsidP="00343042">
      <w:pPr>
        <w:jc w:val="left"/>
      </w:pPr>
      <w:r>
        <w:t xml:space="preserve">    restart: always</w:t>
      </w:r>
    </w:p>
    <w:p w:rsidR="00343042" w:rsidRDefault="00343042" w:rsidP="00343042">
      <w:pPr>
        <w:jc w:val="left"/>
      </w:pPr>
      <w:r>
        <w:t xml:space="preserve">    container_name: fastdfs</w:t>
      </w:r>
    </w:p>
    <w:p w:rsidR="00343042" w:rsidRDefault="00343042" w:rsidP="00343042">
      <w:pPr>
        <w:jc w:val="left"/>
      </w:pPr>
      <w:r>
        <w:t xml:space="preserve">    volumes:</w:t>
      </w:r>
    </w:p>
    <w:p w:rsidR="00343042" w:rsidRDefault="00343042" w:rsidP="00343042">
      <w:pPr>
        <w:jc w:val="left"/>
      </w:pPr>
      <w:r>
        <w:t xml:space="preserve">      - ./dfs:/home/dfs</w:t>
      </w:r>
    </w:p>
    <w:p w:rsidR="002A61E2" w:rsidRDefault="00343042" w:rsidP="00343042">
      <w:pPr>
        <w:jc w:val="left"/>
      </w:pPr>
      <w:r>
        <w:t xml:space="preserve">    network_mode: host</w:t>
      </w:r>
    </w:p>
    <w:p w:rsidR="002A61E2" w:rsidRDefault="002A61E2" w:rsidP="00172AD2">
      <w:pPr>
        <w:jc w:val="left"/>
      </w:pPr>
      <w:r>
        <w:rPr>
          <w:rFonts w:hint="eastAsia"/>
        </w:rPr>
        <w:t>E</w:t>
      </w:r>
      <w:r>
        <w:t>OF</w:t>
      </w:r>
    </w:p>
    <w:p w:rsidR="00343042" w:rsidRDefault="00343042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执行d</w:t>
      </w:r>
      <w:r>
        <w:t>ocker-compose</w:t>
      </w:r>
    </w:p>
    <w:p w:rsidR="00343042" w:rsidRDefault="00343042" w:rsidP="00172AD2">
      <w:pPr>
        <w:jc w:val="left"/>
      </w:pPr>
      <w:r w:rsidRPr="00343042">
        <w:t>docker-compose build</w:t>
      </w:r>
    </w:p>
    <w:p w:rsidR="00A45543" w:rsidRDefault="00A45543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启动容器</w:t>
      </w:r>
    </w:p>
    <w:p w:rsidR="00A45543" w:rsidRDefault="00A45543" w:rsidP="00172AD2">
      <w:pPr>
        <w:jc w:val="left"/>
      </w:pPr>
      <w:r>
        <w:rPr>
          <w:rFonts w:hint="eastAsia"/>
        </w:rPr>
        <w:t>d</w:t>
      </w:r>
      <w:r>
        <w:t>ocker-compose up -d</w:t>
      </w:r>
    </w:p>
    <w:p w:rsidR="001758E5" w:rsidRDefault="001758E5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进入容器</w:t>
      </w:r>
    </w:p>
    <w:p w:rsidR="001758E5" w:rsidRDefault="001758E5" w:rsidP="00172AD2">
      <w:pPr>
        <w:jc w:val="left"/>
      </w:pPr>
      <w:r w:rsidRPr="001758E5">
        <w:t>docker exec -it fastdfs /bin/bash</w:t>
      </w:r>
    </w:p>
    <w:p w:rsidR="001758E5" w:rsidRDefault="001758E5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容器内执行</w:t>
      </w:r>
    </w:p>
    <w:p w:rsidR="001758E5" w:rsidRDefault="001758E5" w:rsidP="00172AD2">
      <w:pPr>
        <w:jc w:val="left"/>
      </w:pPr>
      <w:r w:rsidRPr="001758E5">
        <w:t>/usr/bin/fdfs_upload_file /etc/fdfs/client.conf /usr/local/src/fastdfs/INSTALL</w:t>
      </w:r>
    </w:p>
    <w:p w:rsidR="001758E5" w:rsidRDefault="001758E5" w:rsidP="00172AD2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检测集群</w:t>
      </w:r>
    </w:p>
    <w:p w:rsidR="001758E5" w:rsidRDefault="001758E5" w:rsidP="00172AD2">
      <w:pPr>
        <w:jc w:val="left"/>
      </w:pPr>
      <w:r w:rsidRPr="001758E5">
        <w:t>/usr/bin/fdfs_monitor /etc/fdfs/storage.conf</w:t>
      </w:r>
    </w:p>
    <w:p w:rsidR="0091041D" w:rsidRDefault="0091041D" w:rsidP="00AF744A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容器部署（模板安装）</w:t>
      </w:r>
    </w:p>
    <w:p w:rsidR="00F14B92" w:rsidRDefault="00F14B92" w:rsidP="0091041D">
      <w:r>
        <w:rPr>
          <w:rFonts w:hint="eastAsia"/>
        </w:rPr>
        <w:t>#</w:t>
      </w:r>
      <w:r>
        <w:t xml:space="preserve"> docker</w:t>
      </w:r>
      <w:r>
        <w:rPr>
          <w:rFonts w:hint="eastAsia"/>
        </w:rPr>
        <w:t>安装参见2</w:t>
      </w:r>
      <w:r>
        <w:t>.2</w:t>
      </w:r>
      <w:r>
        <w:rPr>
          <w:rFonts w:hint="eastAsia"/>
        </w:rPr>
        <w:t>节</w:t>
      </w:r>
    </w:p>
    <w:p w:rsidR="0091041D" w:rsidRDefault="00AA3E9E" w:rsidP="0091041D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拉取f</w:t>
      </w:r>
      <w:r>
        <w:t>astdfs</w:t>
      </w:r>
      <w:r>
        <w:rPr>
          <w:rFonts w:hint="eastAsia"/>
        </w:rPr>
        <w:t>镜像</w:t>
      </w:r>
    </w:p>
    <w:p w:rsidR="001C570A" w:rsidRDefault="00E028BE" w:rsidP="0091041D">
      <w:r w:rsidRPr="00E028BE">
        <w:t>docker pull mypjb/fastdfs</w:t>
      </w:r>
    </w:p>
    <w:p w:rsidR="00E028BE" w:rsidRDefault="00E028BE" w:rsidP="0091041D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运行并进入容器</w:t>
      </w:r>
    </w:p>
    <w:p w:rsidR="00E028BE" w:rsidRDefault="00E028BE" w:rsidP="00E028BE">
      <w:pPr>
        <w:jc w:val="left"/>
      </w:pPr>
      <w:r w:rsidRPr="00E028BE">
        <w:t>docker run --add-host fastdfs.net:192.168.100.65 --name fastdfs --net=host -e TRACKER_ENABLE=1 -e NGINX_PORT=81 -v /home/fastdfs:/storage/fastdfs -it mypjb/fastdfs</w:t>
      </w:r>
    </w:p>
    <w:p w:rsidR="00E028BE" w:rsidRDefault="00E028BE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退出容器</w:t>
      </w:r>
    </w:p>
    <w:p w:rsidR="00E028BE" w:rsidRDefault="00E028BE" w:rsidP="00E028BE">
      <w:pPr>
        <w:jc w:val="left"/>
      </w:pPr>
      <w:r>
        <w:rPr>
          <w:rFonts w:hint="eastAsia"/>
        </w:rPr>
        <w:t>e</w:t>
      </w:r>
      <w:r>
        <w:t>xit</w:t>
      </w:r>
    </w:p>
    <w:p w:rsidR="00E028BE" w:rsidRDefault="00E028BE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在宿主机上重启容器</w:t>
      </w:r>
    </w:p>
    <w:p w:rsidR="00C22BF4" w:rsidRDefault="00C22BF4" w:rsidP="00E028BE">
      <w:pPr>
        <w:jc w:val="left"/>
      </w:pPr>
      <w:r w:rsidRPr="00C22BF4">
        <w:t>docker restart fastdfs</w:t>
      </w:r>
    </w:p>
    <w:p w:rsidR="00AF701F" w:rsidRDefault="00AF701F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添加防火墙策略</w:t>
      </w:r>
    </w:p>
    <w:p w:rsidR="00C22BF4" w:rsidRDefault="00AF701F" w:rsidP="00E028BE">
      <w:pPr>
        <w:jc w:val="left"/>
      </w:pPr>
      <w:r w:rsidRPr="00AF701F">
        <w:t>firewall-cmd --zone=public --add-port=81/tcp --permanent;firewall-cmd --reload;</w:t>
      </w:r>
    </w:p>
    <w:p w:rsidR="00AF701F" w:rsidRDefault="00AF701F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切换到存储目录</w:t>
      </w:r>
    </w:p>
    <w:p w:rsidR="00AF701F" w:rsidRDefault="00AF701F" w:rsidP="00E028BE">
      <w:pPr>
        <w:jc w:val="left"/>
      </w:pPr>
      <w:r>
        <w:t xml:space="preserve">cd </w:t>
      </w:r>
      <w:r w:rsidRPr="00AF701F">
        <w:t>/home/fastdfs/data/00/00</w:t>
      </w:r>
    </w:p>
    <w:p w:rsidR="00AF701F" w:rsidRDefault="00AF701F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拷贝d</w:t>
      </w:r>
      <w:r>
        <w:t>ay.jpg</w:t>
      </w:r>
      <w:r>
        <w:rPr>
          <w:rFonts w:hint="eastAsia"/>
        </w:rPr>
        <w:t>到当前目录</w:t>
      </w:r>
    </w:p>
    <w:p w:rsidR="00AF701F" w:rsidRDefault="00AF701F" w:rsidP="00E028BE">
      <w:pPr>
        <w:jc w:val="left"/>
      </w:pPr>
      <w:r w:rsidRPr="00AF701F">
        <w:t>cp /usr/share/backgrounds/day.jpg .</w:t>
      </w:r>
    </w:p>
    <w:p w:rsidR="00D17E96" w:rsidRDefault="00D17E96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改名，不改名无法成功</w:t>
      </w:r>
    </w:p>
    <w:p w:rsidR="00D17E96" w:rsidRDefault="00D17E96" w:rsidP="00E028BE">
      <w:pPr>
        <w:jc w:val="left"/>
      </w:pPr>
      <w:r w:rsidRPr="00D17E96">
        <w:t>mv day.jpg wKgByFmn1iGAUsF1AAL4cszpkW0032.jpg</w:t>
      </w:r>
    </w:p>
    <w:p w:rsidR="00D17E96" w:rsidRDefault="00D17E96" w:rsidP="00E028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测试</w:t>
      </w:r>
    </w:p>
    <w:p w:rsidR="00D17E96" w:rsidRPr="0091041D" w:rsidRDefault="00D17E96" w:rsidP="00E028BE">
      <w:pPr>
        <w:jc w:val="left"/>
        <w:rPr>
          <w:rFonts w:hint="eastAsia"/>
        </w:rPr>
      </w:pPr>
      <w:r w:rsidRPr="00D17E96">
        <w:lastRenderedPageBreak/>
        <w:t>wget http://192.168.100.65:81/M00/00/00/wKgByFmn1iGAUsF1AAL4cszpkW0032.jpg</w:t>
      </w:r>
    </w:p>
    <w:p w:rsidR="00AF744A" w:rsidRDefault="006D6653" w:rsidP="00AF744A">
      <w:pPr>
        <w:pStyle w:val="1"/>
      </w:pPr>
      <w:r>
        <w:t>4</w:t>
      </w:r>
      <w:r w:rsidR="00AF744A">
        <w:t xml:space="preserve"> </w:t>
      </w:r>
      <w:r w:rsidR="00AF744A">
        <w:rPr>
          <w:rFonts w:hint="eastAsia"/>
        </w:rPr>
        <w:t>容器部署</w:t>
      </w:r>
      <w:r w:rsidR="00E50721">
        <w:rPr>
          <w:rFonts w:hint="eastAsia"/>
        </w:rPr>
        <w:t>（容器内手动安装）</w:t>
      </w:r>
    </w:p>
    <w:p w:rsidR="00AB5C18" w:rsidRDefault="00AB5C18" w:rsidP="00EF1D3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拉取c</w:t>
      </w:r>
      <w:r>
        <w:t>entos</w:t>
      </w:r>
      <w:r>
        <w:rPr>
          <w:rFonts w:hint="eastAsia"/>
        </w:rPr>
        <w:t>最新镜像</w:t>
      </w:r>
    </w:p>
    <w:p w:rsidR="001A48DC" w:rsidRPr="00863674" w:rsidRDefault="001A48DC" w:rsidP="00EF1D33">
      <w:pPr>
        <w:rPr>
          <w:b/>
          <w:bCs/>
        </w:rPr>
      </w:pPr>
      <w:r w:rsidRPr="00863674">
        <w:rPr>
          <w:b/>
          <w:bCs/>
        </w:rPr>
        <w:t>docker pull centos:7.7.1908</w:t>
      </w:r>
    </w:p>
    <w:p w:rsidR="001A48DC" w:rsidRDefault="001A48DC" w:rsidP="00EF1D33">
      <w:r>
        <w:rPr>
          <w:rFonts w:hint="eastAsia"/>
        </w:rPr>
        <w:t>d</w:t>
      </w:r>
      <w:r>
        <w:t>ocker images</w:t>
      </w:r>
    </w:p>
    <w:p w:rsidR="00863674" w:rsidRPr="00AB5C18" w:rsidRDefault="00AB5C18" w:rsidP="00AB5C18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运行容器</w:t>
      </w:r>
      <w:r w:rsidR="00EE3F5F">
        <w:rPr>
          <w:rStyle w:val="a7"/>
        </w:rPr>
        <w:footnoteReference w:id="4"/>
      </w:r>
    </w:p>
    <w:p w:rsidR="00EF1D33" w:rsidRPr="00AB5C18" w:rsidRDefault="00FA6280" w:rsidP="00AB5C18">
      <w:pPr>
        <w:jc w:val="left"/>
        <w:rPr>
          <w:b/>
          <w:bCs/>
        </w:rPr>
      </w:pPr>
      <w:r w:rsidRPr="00AB5C18">
        <w:rPr>
          <w:b/>
          <w:bCs/>
        </w:rPr>
        <w:t>docker run -itd --privileged --name="</w:t>
      </w:r>
      <w:r w:rsidR="002B7043">
        <w:rPr>
          <w:b/>
          <w:bCs/>
        </w:rPr>
        <w:t>dfs1</w:t>
      </w:r>
      <w:r w:rsidRPr="00AB5C18">
        <w:rPr>
          <w:b/>
          <w:bCs/>
        </w:rPr>
        <w:t xml:space="preserve">" --network host -v </w:t>
      </w:r>
      <w:r w:rsidR="002B7043">
        <w:rPr>
          <w:b/>
          <w:bCs/>
        </w:rPr>
        <w:t>dfs</w:t>
      </w:r>
      <w:r w:rsidRPr="00AB5C18">
        <w:rPr>
          <w:b/>
          <w:bCs/>
        </w:rPr>
        <w:t xml:space="preserve">:/home/dfs </w:t>
      </w:r>
      <w:r w:rsidR="00235164" w:rsidRPr="00863674">
        <w:rPr>
          <w:b/>
          <w:bCs/>
        </w:rPr>
        <w:t>centos:7.7.1908</w:t>
      </w:r>
      <w:r w:rsidRPr="00AB5C18">
        <w:rPr>
          <w:b/>
          <w:bCs/>
        </w:rPr>
        <w:t xml:space="preserve"> /usr/sbin/init</w:t>
      </w:r>
    </w:p>
    <w:p w:rsidR="005931C2" w:rsidRPr="00830A6D" w:rsidRDefault="005931C2" w:rsidP="00EF1D33">
      <w:pPr>
        <w:rPr>
          <w:b/>
          <w:bCs/>
        </w:rPr>
      </w:pPr>
      <w:r w:rsidRPr="00830A6D">
        <w:rPr>
          <w:b/>
          <w:bCs/>
        </w:rPr>
        <w:t xml:space="preserve">docker exec -it </w:t>
      </w:r>
      <w:r w:rsidR="003A7115" w:rsidRPr="00830A6D">
        <w:rPr>
          <w:b/>
          <w:bCs/>
        </w:rPr>
        <w:t>dfs1</w:t>
      </w:r>
      <w:r w:rsidRPr="00830A6D">
        <w:rPr>
          <w:b/>
          <w:bCs/>
        </w:rPr>
        <w:t xml:space="preserve"> /bin/bash</w:t>
      </w:r>
    </w:p>
    <w:p w:rsidR="00830A6D" w:rsidRPr="00830A6D" w:rsidRDefault="005B53A9" w:rsidP="00EF1D33">
      <w:pPr>
        <w:rPr>
          <w:rFonts w:hint="eastAsia"/>
        </w:rPr>
      </w:pPr>
      <w:r w:rsidRPr="00830A6D">
        <w:rPr>
          <w:rFonts w:hint="eastAsia"/>
        </w:rPr>
        <w:t>#</w:t>
      </w:r>
      <w:r w:rsidRPr="00830A6D">
        <w:t xml:space="preserve"> </w:t>
      </w:r>
      <w:r w:rsidR="007B64E9" w:rsidRPr="00830A6D">
        <w:rPr>
          <w:rFonts w:hint="eastAsia"/>
        </w:rPr>
        <w:t>在</w:t>
      </w:r>
      <w:r w:rsidRPr="00830A6D">
        <w:rPr>
          <w:rFonts w:hint="eastAsia"/>
        </w:rPr>
        <w:t>容器内执行</w:t>
      </w:r>
      <w:r w:rsidR="000211BB" w:rsidRPr="00830A6D">
        <w:rPr>
          <w:rFonts w:hint="eastAsia"/>
        </w:rPr>
        <w:t>1</w:t>
      </w:r>
      <w:r w:rsidR="000211BB" w:rsidRPr="00830A6D">
        <w:t>.1</w:t>
      </w:r>
      <w:r w:rsidR="000211BB" w:rsidRPr="00830A6D">
        <w:rPr>
          <w:rFonts w:hint="eastAsia"/>
        </w:rPr>
        <w:t>、1.2节内容</w:t>
      </w:r>
      <w:r w:rsidR="00830A6D">
        <w:rPr>
          <w:rFonts w:hint="eastAsia"/>
        </w:rPr>
        <w:t>，内容略</w:t>
      </w:r>
    </w:p>
    <w:p w:rsidR="001A7B27" w:rsidRDefault="001A7B27" w:rsidP="00EF1D3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从容器提交一个新的镜像，并复制到</w:t>
      </w:r>
      <w:r w:rsidR="00C97AD3">
        <w:rPr>
          <w:rFonts w:hint="eastAsia"/>
        </w:rPr>
        <w:t>另外两个节点</w:t>
      </w:r>
    </w:p>
    <w:p w:rsidR="00E62D70" w:rsidRPr="006C6A71" w:rsidRDefault="00C946D2" w:rsidP="00EF1D33">
      <w:pPr>
        <w:rPr>
          <w:b/>
          <w:bCs/>
        </w:rPr>
      </w:pPr>
      <w:r w:rsidRPr="006C6A71">
        <w:rPr>
          <w:b/>
          <w:bCs/>
        </w:rPr>
        <w:t>docker commit dfs1 fdfs_cent7:v0.1</w:t>
      </w:r>
    </w:p>
    <w:p w:rsidR="00243581" w:rsidRPr="006C6A71" w:rsidRDefault="00243581" w:rsidP="00EF1D33">
      <w:pPr>
        <w:rPr>
          <w:b/>
          <w:bCs/>
        </w:rPr>
      </w:pPr>
      <w:r w:rsidRPr="006C6A71">
        <w:rPr>
          <w:b/>
          <w:bCs/>
        </w:rPr>
        <w:t>docker save -o dfs_img.tar fdfs_cent7:v0.1</w:t>
      </w:r>
    </w:p>
    <w:p w:rsidR="00243581" w:rsidRPr="006C6A71" w:rsidRDefault="00243581" w:rsidP="00EF1D33">
      <w:pPr>
        <w:rPr>
          <w:b/>
          <w:bCs/>
        </w:rPr>
      </w:pPr>
      <w:r w:rsidRPr="006C6A71">
        <w:rPr>
          <w:rFonts w:hint="eastAsia"/>
          <w:b/>
          <w:bCs/>
        </w:rPr>
        <w:t>g</w:t>
      </w:r>
      <w:r w:rsidRPr="006C6A71">
        <w:rPr>
          <w:b/>
          <w:bCs/>
        </w:rPr>
        <w:t>zip dfs_img.tar</w:t>
      </w:r>
    </w:p>
    <w:p w:rsidR="00243581" w:rsidRPr="006C6A71" w:rsidRDefault="00243581" w:rsidP="00EF1D33">
      <w:pPr>
        <w:rPr>
          <w:b/>
          <w:bCs/>
        </w:rPr>
      </w:pPr>
      <w:r w:rsidRPr="006C6A71">
        <w:rPr>
          <w:rFonts w:hint="eastAsia"/>
          <w:b/>
          <w:bCs/>
        </w:rPr>
        <w:t>s</w:t>
      </w:r>
      <w:r w:rsidRPr="006C6A71">
        <w:rPr>
          <w:b/>
          <w:bCs/>
        </w:rPr>
        <w:t>cp -rp dfs_img.tar</w:t>
      </w:r>
      <w:r w:rsidR="00B612B5" w:rsidRPr="006C6A71">
        <w:rPr>
          <w:b/>
          <w:bCs/>
        </w:rPr>
        <w:t>.gz</w:t>
      </w:r>
      <w:r w:rsidRPr="006C6A71">
        <w:rPr>
          <w:b/>
          <w:bCs/>
        </w:rPr>
        <w:t xml:space="preserve"> 192.168.100.63:/home</w:t>
      </w:r>
    </w:p>
    <w:p w:rsidR="00243581" w:rsidRPr="006C6A71" w:rsidRDefault="00243581" w:rsidP="00EF1D33">
      <w:pPr>
        <w:rPr>
          <w:b/>
          <w:bCs/>
        </w:rPr>
      </w:pPr>
      <w:r w:rsidRPr="006C6A71">
        <w:rPr>
          <w:rFonts w:hint="eastAsia"/>
          <w:b/>
          <w:bCs/>
        </w:rPr>
        <w:t>s</w:t>
      </w:r>
      <w:r w:rsidRPr="006C6A71">
        <w:rPr>
          <w:b/>
          <w:bCs/>
        </w:rPr>
        <w:t>cp -rp dfs_img.tar</w:t>
      </w:r>
      <w:r w:rsidR="00B612B5" w:rsidRPr="006C6A71">
        <w:rPr>
          <w:b/>
          <w:bCs/>
        </w:rPr>
        <w:t>.gz</w:t>
      </w:r>
      <w:r w:rsidRPr="006C6A71">
        <w:rPr>
          <w:b/>
          <w:bCs/>
        </w:rPr>
        <w:t xml:space="preserve"> 192.168.100.64:/home</w:t>
      </w:r>
    </w:p>
    <w:p w:rsidR="00B60631" w:rsidRDefault="00B60631" w:rsidP="00EF1D3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关闭所有节点上的防火墙</w:t>
      </w:r>
    </w:p>
    <w:p w:rsidR="00B60631" w:rsidRPr="00AD207C" w:rsidRDefault="006405CB" w:rsidP="00EF1D33">
      <w:pPr>
        <w:rPr>
          <w:b/>
          <w:bCs/>
        </w:rPr>
      </w:pPr>
      <w:r w:rsidRPr="00AD207C">
        <w:rPr>
          <w:b/>
          <w:bCs/>
        </w:rPr>
        <w:t>systemctl stop firewalld</w:t>
      </w:r>
    </w:p>
    <w:p w:rsidR="006405CB" w:rsidRPr="00AD207C" w:rsidRDefault="006405CB" w:rsidP="00EF1D33">
      <w:pPr>
        <w:rPr>
          <w:rFonts w:hint="eastAsia"/>
          <w:b/>
          <w:bCs/>
        </w:rPr>
      </w:pPr>
      <w:r w:rsidRPr="00AD207C">
        <w:rPr>
          <w:b/>
          <w:bCs/>
        </w:rPr>
        <w:t>systemctl disable firewalld</w:t>
      </w:r>
    </w:p>
    <w:p w:rsidR="005B53A9" w:rsidRDefault="00E1664D" w:rsidP="00EF1D3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在另外两个节点上执行</w:t>
      </w:r>
    </w:p>
    <w:p w:rsidR="00E1664D" w:rsidRPr="00AD207C" w:rsidRDefault="00E1664D" w:rsidP="00EF1D33">
      <w:pPr>
        <w:rPr>
          <w:b/>
          <w:bCs/>
        </w:rPr>
      </w:pPr>
      <w:r w:rsidRPr="00AD207C">
        <w:rPr>
          <w:rFonts w:hint="eastAsia"/>
          <w:b/>
          <w:bCs/>
        </w:rPr>
        <w:t>d</w:t>
      </w:r>
      <w:r w:rsidRPr="00AD207C">
        <w:rPr>
          <w:b/>
          <w:bCs/>
        </w:rPr>
        <w:t>ocker load -i dfs_img.tar</w:t>
      </w:r>
      <w:r w:rsidR="00B612B5" w:rsidRPr="00AD207C">
        <w:rPr>
          <w:b/>
          <w:bCs/>
        </w:rPr>
        <w:t>.gz</w:t>
      </w:r>
    </w:p>
    <w:p w:rsidR="007829BE" w:rsidRPr="00AD207C" w:rsidRDefault="007829BE" w:rsidP="007829BE">
      <w:pPr>
        <w:jc w:val="left"/>
        <w:rPr>
          <w:b/>
          <w:bCs/>
        </w:rPr>
      </w:pPr>
      <w:r w:rsidRPr="00AD207C">
        <w:rPr>
          <w:b/>
          <w:bCs/>
        </w:rPr>
        <w:t>docker run -itd --privileged --name="dfs2" --network host -v dfs:/home/dfs fdfs_cent7:v0.1 /usr/sbin/init</w:t>
      </w:r>
    </w:p>
    <w:p w:rsidR="00CC04DE" w:rsidRPr="00AD207C" w:rsidRDefault="00CC04DE" w:rsidP="007829BE">
      <w:pPr>
        <w:jc w:val="left"/>
        <w:rPr>
          <w:b/>
          <w:bCs/>
        </w:rPr>
      </w:pPr>
      <w:r w:rsidRPr="00AD207C">
        <w:rPr>
          <w:b/>
          <w:bCs/>
        </w:rPr>
        <w:t>docker run -itd --privileged --name="dfs</w:t>
      </w:r>
      <w:r w:rsidR="0097425B" w:rsidRPr="00AD207C">
        <w:rPr>
          <w:b/>
          <w:bCs/>
        </w:rPr>
        <w:t>3</w:t>
      </w:r>
      <w:r w:rsidRPr="00AD207C">
        <w:rPr>
          <w:b/>
          <w:bCs/>
        </w:rPr>
        <w:t>" --network host -v dfs:/home/dfs fdfs_cent7:v0.1 /usr/sbin/init</w:t>
      </w:r>
    </w:p>
    <w:p w:rsidR="005C5EDA" w:rsidRDefault="00D16D0A" w:rsidP="007829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检查所有服务状态</w:t>
      </w:r>
    </w:p>
    <w:p w:rsidR="00D16D0A" w:rsidRDefault="00AD207C" w:rsidP="007829BE">
      <w:pPr>
        <w:jc w:val="left"/>
      </w:pPr>
      <w:r>
        <w:rPr>
          <w:rFonts w:hint="eastAsia"/>
        </w:rPr>
        <w:t>/</w:t>
      </w:r>
      <w:r>
        <w:t>usr/bin/fdfs_monitor /etc/fdfs/storage.conf</w:t>
      </w:r>
    </w:p>
    <w:p w:rsidR="00561A59" w:rsidRDefault="00561A59" w:rsidP="007829BE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测试</w:t>
      </w:r>
      <w:r w:rsidR="00BE233D">
        <w:rPr>
          <w:rFonts w:hint="eastAsia"/>
        </w:rPr>
        <w:t>：</w:t>
      </w:r>
      <w:r w:rsidR="002F2677">
        <w:rPr>
          <w:rFonts w:hint="eastAsia"/>
        </w:rPr>
        <w:t>修改</w:t>
      </w:r>
      <w:r w:rsidR="002F2677" w:rsidRPr="002F2677">
        <w:t>/etc/fdfs/client.conf</w:t>
      </w:r>
      <w:r w:rsidR="002F2677">
        <w:rPr>
          <w:rFonts w:hint="eastAsia"/>
        </w:rPr>
        <w:t>，只保留</w:t>
      </w:r>
      <w:r w:rsidR="00BA0806">
        <w:rPr>
          <w:rFonts w:hint="eastAsia"/>
        </w:rPr>
        <w:t>第</w:t>
      </w:r>
      <w:r w:rsidR="002F2677">
        <w:rPr>
          <w:rFonts w:hint="eastAsia"/>
        </w:rPr>
        <w:t>一个t</w:t>
      </w:r>
      <w:r w:rsidR="002F2677">
        <w:t>racker</w:t>
      </w:r>
      <w:r w:rsidR="002F2677">
        <w:rPr>
          <w:rFonts w:hint="eastAsia"/>
        </w:rPr>
        <w:t>节点，</w:t>
      </w:r>
      <w:r>
        <w:rPr>
          <w:rFonts w:hint="eastAsia"/>
        </w:rPr>
        <w:t>在1号节点</w:t>
      </w:r>
      <w:r w:rsidR="002F2677">
        <w:rPr>
          <w:rFonts w:hint="eastAsia"/>
        </w:rPr>
        <w:t>上传文件</w:t>
      </w:r>
    </w:p>
    <w:p w:rsidR="002F2677" w:rsidRDefault="002F2677" w:rsidP="007829BE">
      <w:pPr>
        <w:jc w:val="left"/>
      </w:pPr>
      <w:r w:rsidRPr="002F2677">
        <w:t>fdfs_upload_file /etc/fdfs/client.conf Wildlife.wmv</w:t>
      </w:r>
    </w:p>
    <w:p w:rsidR="002F2677" w:rsidRDefault="00BA0806" w:rsidP="007829BE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测试：在2号节点下载</w:t>
      </w:r>
    </w:p>
    <w:p w:rsidR="00BE233D" w:rsidRDefault="00BA0806" w:rsidP="007829BE">
      <w:pPr>
        <w:jc w:val="left"/>
      </w:pPr>
      <w:r w:rsidRPr="00BA0806">
        <w:t>wget http://192.168.100.63:8888/group1/M00/00/00/wKhkPl5xUByAXvIGAZB7imLO1SE958.wmv</w:t>
      </w:r>
    </w:p>
    <w:p w:rsidR="00227517" w:rsidRPr="00227517" w:rsidRDefault="00227517" w:rsidP="007829BE">
      <w:pPr>
        <w:jc w:val="left"/>
        <w:rPr>
          <w:rFonts w:hint="eastAsia"/>
        </w:rPr>
      </w:pPr>
    </w:p>
    <w:p w:rsidR="004810F2" w:rsidRDefault="006D6653" w:rsidP="004810F2">
      <w:pPr>
        <w:pStyle w:val="1"/>
      </w:pPr>
      <w:r>
        <w:lastRenderedPageBreak/>
        <w:t>5</w:t>
      </w:r>
      <w:r w:rsidR="004810F2">
        <w:t xml:space="preserve"> </w:t>
      </w:r>
      <w:r w:rsidR="004810F2">
        <w:rPr>
          <w:rFonts w:hint="eastAsia"/>
        </w:rPr>
        <w:t>去重存储</w:t>
      </w:r>
    </w:p>
    <w:p w:rsidR="00254D93" w:rsidRDefault="006D6653" w:rsidP="00254D93">
      <w:pPr>
        <w:pStyle w:val="2"/>
      </w:pPr>
      <w:r>
        <w:t>5</w:t>
      </w:r>
      <w:r w:rsidR="00254D93">
        <w:t xml:space="preserve">.1 </w:t>
      </w:r>
      <w:r w:rsidR="00254D93">
        <w:rPr>
          <w:rFonts w:hint="eastAsia"/>
        </w:rPr>
        <w:t>安装b</w:t>
      </w:r>
      <w:r w:rsidR="00254D93">
        <w:t>erkeleydb</w:t>
      </w:r>
    </w:p>
    <w:p w:rsidR="00254D93" w:rsidRDefault="00254D93" w:rsidP="00254D9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登陆O</w:t>
      </w:r>
      <w:r>
        <w:t>racle</w:t>
      </w:r>
      <w:r w:rsidR="00B9509C">
        <w:rPr>
          <w:rFonts w:hint="eastAsia"/>
        </w:rPr>
        <w:t>，获取下载地址类似</w:t>
      </w:r>
    </w:p>
    <w:p w:rsidR="00B9509C" w:rsidRDefault="00B9509C" w:rsidP="00B9509C">
      <w:pPr>
        <w:jc w:val="left"/>
      </w:pPr>
      <w:r>
        <w:t xml:space="preserve">wget </w:t>
      </w:r>
      <w:hyperlink r:id="rId13" w:history="1">
        <w:r w:rsidRPr="002E56DA">
          <w:rPr>
            <w:rStyle w:val="a3"/>
          </w:rPr>
          <w:t>https://download.oracle.com/otn/berkeley-db/db-6.2.38.tar.gz?AuthParam=1584512779_e725b87f84da862e9fb2e2ce0edb3d48</w:t>
        </w:r>
      </w:hyperlink>
    </w:p>
    <w:p w:rsidR="00B9509C" w:rsidRDefault="00555B71" w:rsidP="00B9509C">
      <w:pPr>
        <w:jc w:val="left"/>
      </w:pPr>
      <w:r w:rsidRPr="00555B71">
        <w:t>cd db-6.2.38/build_unix</w:t>
      </w:r>
    </w:p>
    <w:p w:rsidR="00555B71" w:rsidRDefault="00555B71" w:rsidP="00B9509C">
      <w:pPr>
        <w:jc w:val="left"/>
      </w:pPr>
      <w:r w:rsidRPr="00555B71">
        <w:t>../dist/configure --prefix=/usr/local/db-6.2.38</w:t>
      </w:r>
    </w:p>
    <w:p w:rsidR="00555B71" w:rsidRDefault="00555B71" w:rsidP="00B9509C">
      <w:pPr>
        <w:jc w:val="left"/>
      </w:pPr>
      <w:r>
        <w:rPr>
          <w:rFonts w:hint="eastAsia"/>
        </w:rPr>
        <w:t>m</w:t>
      </w:r>
      <w:r>
        <w:t>ake</w:t>
      </w:r>
      <w:r w:rsidR="00E827BD">
        <w:rPr>
          <w:rFonts w:hint="eastAsia"/>
        </w:rPr>
        <w:t xml:space="preserve"> </w:t>
      </w:r>
      <w:r w:rsidR="00E827BD">
        <w:t>&amp;&amp; make install</w:t>
      </w:r>
    </w:p>
    <w:p w:rsidR="00E827BD" w:rsidRDefault="006D6653" w:rsidP="00586300">
      <w:pPr>
        <w:pStyle w:val="2"/>
      </w:pPr>
      <w:r>
        <w:t>5</w:t>
      </w:r>
      <w:r w:rsidR="00586300">
        <w:t xml:space="preserve">.2 </w:t>
      </w:r>
      <w:r w:rsidR="00586300">
        <w:rPr>
          <w:rFonts w:hint="eastAsia"/>
        </w:rPr>
        <w:t>安装</w:t>
      </w:r>
      <w:r w:rsidR="00613FF9">
        <w:rPr>
          <w:rFonts w:hint="eastAsia"/>
        </w:rPr>
        <w:t>F</w:t>
      </w:r>
      <w:r w:rsidR="00613FF9">
        <w:t>astDHT</w:t>
      </w:r>
    </w:p>
    <w:p w:rsidR="00613FF9" w:rsidRDefault="00157A0C" w:rsidP="00613FF9">
      <w:r>
        <w:rPr>
          <w:rFonts w:hint="eastAsia"/>
        </w:rPr>
        <w:t>u</w:t>
      </w:r>
      <w:r>
        <w:t>nzip fastdht-master.zip</w:t>
      </w:r>
    </w:p>
    <w:p w:rsidR="00157A0C" w:rsidRDefault="00157A0C" w:rsidP="00613FF9">
      <w:r>
        <w:rPr>
          <w:rFonts w:hint="eastAsia"/>
        </w:rPr>
        <w:t>c</w:t>
      </w:r>
      <w:r>
        <w:t>d fastdht-master</w:t>
      </w:r>
    </w:p>
    <w:p w:rsidR="00157A0C" w:rsidRDefault="00973DCC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"s/^</w:t>
      </w:r>
      <w:r w:rsidRPr="00973DCC">
        <w:t>CFLAGS</w:t>
      </w:r>
      <w:r>
        <w:t>=</w:t>
      </w:r>
      <w:r w:rsidRPr="00492C6A">
        <w:t>/</w:t>
      </w:r>
      <w:r w:rsidRPr="00973DCC">
        <w:t>CFLAGS='-Wall -D_FILE_OFFSET_BITS=64 -D_GNU_SOURCE -I</w:t>
      </w:r>
      <w:r w:rsidR="00385D49">
        <w:t>\</w:t>
      </w:r>
      <w:r w:rsidRPr="00973DCC">
        <w:t>/usr</w:t>
      </w:r>
      <w:r w:rsidR="00385D49">
        <w:t>\</w:t>
      </w:r>
      <w:r w:rsidRPr="00973DCC">
        <w:t>/local</w:t>
      </w:r>
      <w:r w:rsidR="00385D49">
        <w:t>\</w:t>
      </w:r>
      <w:r w:rsidRPr="00973DCC">
        <w:t>/db-6.2.38</w:t>
      </w:r>
      <w:r w:rsidR="00385D49">
        <w:t>\</w:t>
      </w:r>
      <w:r w:rsidRPr="00973DCC">
        <w:t>/include</w:t>
      </w:r>
      <w:r w:rsidR="00385D49">
        <w:t>\</w:t>
      </w:r>
      <w:r w:rsidRPr="00973DCC">
        <w:t>/ -L</w:t>
      </w:r>
      <w:r w:rsidR="00385D49">
        <w:t>\</w:t>
      </w:r>
      <w:r w:rsidRPr="00973DCC">
        <w:t>/usr</w:t>
      </w:r>
      <w:r w:rsidR="00385D49">
        <w:t>\</w:t>
      </w:r>
      <w:r w:rsidRPr="00973DCC">
        <w:t>/local</w:t>
      </w:r>
      <w:r w:rsidR="00385D49">
        <w:t>\</w:t>
      </w:r>
      <w:r w:rsidRPr="00973DCC">
        <w:t>/db-6.2.38/lib</w:t>
      </w:r>
      <w:r w:rsidR="00385D49">
        <w:t>\</w:t>
      </w:r>
      <w:r w:rsidRPr="00973DCC">
        <w:t>/'</w:t>
      </w:r>
      <w:r w:rsidRPr="00492C6A">
        <w:t>/g"</w:t>
      </w:r>
      <w:r>
        <w:t xml:space="preserve"> </w:t>
      </w:r>
      <w:r w:rsidRPr="00973DCC">
        <w:t>make.sh</w:t>
      </w:r>
    </w:p>
    <w:p w:rsidR="006D0748" w:rsidRDefault="00F30572" w:rsidP="00E2795C">
      <w:pPr>
        <w:jc w:val="left"/>
      </w:pPr>
      <w:r>
        <w:rPr>
          <w:rFonts w:hint="eastAsia"/>
        </w:rPr>
        <w:t>.</w:t>
      </w:r>
      <w:r>
        <w:t>/make.sh</w:t>
      </w:r>
    </w:p>
    <w:p w:rsidR="00B5603D" w:rsidRDefault="00B5603D" w:rsidP="00E2795C">
      <w:pPr>
        <w:jc w:val="left"/>
      </w:pPr>
      <w:r>
        <w:rPr>
          <w:rFonts w:hint="eastAsia"/>
        </w:rPr>
        <w:t>.</w:t>
      </w:r>
      <w:r>
        <w:t>/make.sh install</w:t>
      </w:r>
    </w:p>
    <w:p w:rsidR="00CF7BF7" w:rsidRDefault="00CF7BF7" w:rsidP="00E2795C">
      <w:pPr>
        <w:jc w:val="left"/>
      </w:pPr>
      <w:r w:rsidRPr="00CF7BF7">
        <w:t>mkdir -p /home/dht</w:t>
      </w:r>
    </w:p>
    <w:p w:rsidR="00CF7BF7" w:rsidRDefault="00CF7BF7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^base_path.*=.*/base_path = \/home\/</w:t>
      </w:r>
      <w:r w:rsidR="00BE16E1">
        <w:t>dht</w:t>
      </w:r>
      <w:r>
        <w:t>/g</w:t>
      </w:r>
      <w:r w:rsidRPr="00492C6A">
        <w:t>"</w:t>
      </w:r>
      <w:r>
        <w:t xml:space="preserve"> </w:t>
      </w:r>
      <w:r w:rsidRPr="00CF7BF7">
        <w:t>/etc/fdht/fdht_client.conf</w:t>
      </w:r>
    </w:p>
    <w:p w:rsidR="00BE16E1" w:rsidRDefault="00834081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启用持久性连接</w:t>
      </w:r>
    </w:p>
    <w:p w:rsidR="00834081" w:rsidRDefault="00834081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</w:t>
      </w:r>
      <w:r>
        <w:t>keep_alive</w:t>
      </w:r>
      <w:r>
        <w:t>.*=.*/</w:t>
      </w:r>
      <w:r>
        <w:t>keep_alive</w:t>
      </w:r>
      <w:r>
        <w:t xml:space="preserve"> = </w:t>
      </w:r>
      <w:r>
        <w:t>1</w:t>
      </w:r>
      <w:r>
        <w:t>/g</w:t>
      </w:r>
      <w:r w:rsidRPr="00492C6A">
        <w:t>"</w:t>
      </w:r>
      <w:r>
        <w:t xml:space="preserve"> </w:t>
      </w:r>
      <w:r w:rsidRPr="00CF7BF7">
        <w:t>/etc/fdht/fdht_client.conf</w:t>
      </w:r>
    </w:p>
    <w:p w:rsidR="00291E2C" w:rsidRDefault="00291E2C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配置f</w:t>
      </w:r>
      <w:r>
        <w:t>dht</w:t>
      </w:r>
      <w:r w:rsidR="00F124E1">
        <w:t>_servers.conf</w:t>
      </w:r>
    </w:p>
    <w:p w:rsidR="00291E2C" w:rsidRDefault="00291E2C" w:rsidP="00E2795C">
      <w:pPr>
        <w:jc w:val="left"/>
      </w:pPr>
      <w:r>
        <w:rPr>
          <w:rFonts w:hint="eastAsia"/>
        </w:rPr>
        <w:t>c</w:t>
      </w:r>
      <w:r>
        <w:t>at &gt; /etc/fdht/fdht_servers.conf &lt;&lt;EOF</w:t>
      </w:r>
    </w:p>
    <w:p w:rsidR="00291E2C" w:rsidRDefault="00291E2C" w:rsidP="00291E2C">
      <w:pPr>
        <w:jc w:val="left"/>
      </w:pPr>
      <w:r>
        <w:t>group_count = 1</w:t>
      </w:r>
    </w:p>
    <w:p w:rsidR="00291E2C" w:rsidRDefault="00291E2C" w:rsidP="00291E2C">
      <w:pPr>
        <w:jc w:val="left"/>
      </w:pPr>
      <w:r>
        <w:t>group0 = 192.168.</w:t>
      </w:r>
      <w:r>
        <w:t>100.62</w:t>
      </w:r>
      <w:r>
        <w:t>:11411</w:t>
      </w:r>
    </w:p>
    <w:p w:rsidR="00291E2C" w:rsidRDefault="00291E2C" w:rsidP="00291E2C">
      <w:pPr>
        <w:jc w:val="left"/>
      </w:pPr>
      <w:r>
        <w:t>group0 = 192.168.</w:t>
      </w:r>
      <w:r>
        <w:t>100.63</w:t>
      </w:r>
      <w:r>
        <w:t>:11411</w:t>
      </w:r>
    </w:p>
    <w:p w:rsidR="00291E2C" w:rsidRDefault="00291E2C" w:rsidP="00291E2C">
      <w:pPr>
        <w:jc w:val="left"/>
      </w:pPr>
      <w:r>
        <w:t>group0 = 192.168.100.6</w:t>
      </w:r>
      <w:r>
        <w:t>4</w:t>
      </w:r>
      <w:r>
        <w:t>:11411</w:t>
      </w:r>
    </w:p>
    <w:p w:rsidR="00291E2C" w:rsidRDefault="00291E2C" w:rsidP="00E2795C">
      <w:pPr>
        <w:jc w:val="left"/>
      </w:pPr>
      <w:r>
        <w:rPr>
          <w:rFonts w:hint="eastAsia"/>
        </w:rPr>
        <w:t>E</w:t>
      </w:r>
      <w:r>
        <w:t>OF</w:t>
      </w:r>
    </w:p>
    <w:p w:rsidR="00020EAF" w:rsidRDefault="00020EAF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配置f</w:t>
      </w:r>
      <w:r>
        <w:t>dhtd.conf</w:t>
      </w:r>
    </w:p>
    <w:p w:rsidR="00BA7209" w:rsidRDefault="00BA7209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</w:t>
      </w:r>
      <w:r>
        <w:t>port</w:t>
      </w:r>
      <w:r>
        <w:t>.*=.*/</w:t>
      </w:r>
      <w:r>
        <w:t>port</w:t>
      </w:r>
      <w:r>
        <w:t xml:space="preserve"> = 1</w:t>
      </w:r>
      <w:r>
        <w:t>1411</w:t>
      </w:r>
      <w:r>
        <w:t>/g</w:t>
      </w:r>
      <w:r w:rsidRPr="00492C6A">
        <w:t>"</w:t>
      </w:r>
      <w:r>
        <w:t xml:space="preserve"> </w:t>
      </w:r>
      <w:r w:rsidRPr="00CF7BF7">
        <w:t>/etc/fdht/fdht</w:t>
      </w:r>
      <w:r>
        <w:t>d</w:t>
      </w:r>
      <w:r w:rsidRPr="00CF7BF7">
        <w:t>.conf</w:t>
      </w:r>
    </w:p>
    <w:p w:rsidR="00BA7209" w:rsidRDefault="00BA7209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</w:t>
      </w:r>
      <w:r>
        <w:t>base_path</w:t>
      </w:r>
      <w:r>
        <w:t>.*=.*/</w:t>
      </w:r>
      <w:r>
        <w:t>base_path</w:t>
      </w:r>
      <w:r>
        <w:t xml:space="preserve"> = </w:t>
      </w:r>
      <w:r>
        <w:t>\/home\/dht</w:t>
      </w:r>
      <w:r>
        <w:t>/g</w:t>
      </w:r>
      <w:r w:rsidRPr="00492C6A">
        <w:t>"</w:t>
      </w:r>
      <w:r>
        <w:t xml:space="preserve"> </w:t>
      </w:r>
      <w:r w:rsidRPr="00CF7BF7">
        <w:t>/etc/fdht/fdht</w:t>
      </w:r>
      <w:r>
        <w:t>d</w:t>
      </w:r>
      <w:r w:rsidRPr="00CF7BF7">
        <w:t>.conf</w:t>
      </w:r>
    </w:p>
    <w:p w:rsidR="00FC0CB3" w:rsidRDefault="00FC0CB3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</w:t>
      </w:r>
      <w:r>
        <w:t>cache_size</w:t>
      </w:r>
      <w:r>
        <w:t>.*=.*/</w:t>
      </w:r>
      <w:r>
        <w:t>cache_size</w:t>
      </w:r>
      <w:r>
        <w:t xml:space="preserve"> = </w:t>
      </w:r>
      <w:r>
        <w:t>64MB</w:t>
      </w:r>
      <w:r>
        <w:t>/g</w:t>
      </w:r>
      <w:r w:rsidRPr="00492C6A">
        <w:t>"</w:t>
      </w:r>
      <w:r>
        <w:t xml:space="preserve"> </w:t>
      </w:r>
      <w:r w:rsidRPr="00CF7BF7">
        <w:t>/etc/fdht/fdht</w:t>
      </w:r>
      <w:r>
        <w:t>d</w:t>
      </w:r>
      <w:r w:rsidRPr="00CF7BF7">
        <w:t>.conf</w:t>
      </w:r>
    </w:p>
    <w:p w:rsidR="001853AA" w:rsidRDefault="001853AA" w:rsidP="00E2795C">
      <w:pPr>
        <w:jc w:val="left"/>
      </w:pPr>
      <w:r>
        <w:t xml:space="preserve">sed -i </w:t>
      </w:r>
      <w:r w:rsidRPr="00492C6A">
        <w:t>"s/</w:t>
      </w:r>
      <w:r>
        <w:t>^</w:t>
      </w:r>
      <w:r>
        <w:t>#</w:t>
      </w:r>
      <w:r w:rsidRPr="001853AA">
        <w:t>#include fdht_servers.conf</w:t>
      </w:r>
      <w:r>
        <w:t>/</w:t>
      </w:r>
      <w:r w:rsidRPr="001853AA">
        <w:t>#include fdht_servers.conf</w:t>
      </w:r>
      <w:r>
        <w:t>/g</w:t>
      </w:r>
      <w:r w:rsidRPr="00492C6A">
        <w:t>"</w:t>
      </w:r>
      <w:r>
        <w:t xml:space="preserve"> </w:t>
      </w:r>
      <w:r w:rsidRPr="00CF7BF7">
        <w:t>/etc/fdht/fdht</w:t>
      </w:r>
      <w:r>
        <w:t>d</w:t>
      </w:r>
      <w:r w:rsidRPr="00CF7BF7">
        <w:t>.conf</w:t>
      </w:r>
    </w:p>
    <w:p w:rsidR="001853AA" w:rsidRDefault="001853AA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配置s</w:t>
      </w:r>
      <w:r>
        <w:t>toraged.conf</w:t>
      </w:r>
    </w:p>
    <w:p w:rsidR="00C95F87" w:rsidRDefault="00C95F87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检测重复文件</w:t>
      </w:r>
    </w:p>
    <w:p w:rsidR="001853AA" w:rsidRDefault="001853AA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</w:t>
      </w:r>
      <w:r w:rsidRPr="001853AA">
        <w:t>check_file_duplicate</w:t>
      </w:r>
      <w:r>
        <w:t>.*=.*/</w:t>
      </w:r>
      <w:r w:rsidRPr="001853AA">
        <w:t>check_file_duplicate</w:t>
      </w:r>
      <w:r>
        <w:t xml:space="preserve"> </w:t>
      </w:r>
      <w:r>
        <w:t xml:space="preserve">= </w:t>
      </w:r>
      <w:r>
        <w:t>1</w:t>
      </w:r>
      <w:r>
        <w:t>/g</w:t>
      </w:r>
      <w:r w:rsidRPr="00492C6A">
        <w:t>"</w:t>
      </w:r>
      <w:r>
        <w:t xml:space="preserve"> </w:t>
      </w:r>
      <w:r w:rsidRPr="001853AA">
        <w:t>/etc/fdfs/storage.conf</w:t>
      </w:r>
    </w:p>
    <w:p w:rsidR="00C95F87" w:rsidRDefault="00C95F87" w:rsidP="00E2795C">
      <w:pPr>
        <w:jc w:val="left"/>
      </w:pPr>
      <w:r>
        <w:rPr>
          <w:rFonts w:hint="eastAsia"/>
        </w:rPr>
        <w:t># 在F</w:t>
      </w:r>
      <w:r>
        <w:t>astDHT</w:t>
      </w:r>
      <w:r>
        <w:rPr>
          <w:rFonts w:hint="eastAsia"/>
        </w:rPr>
        <w:t>中的命名空间</w:t>
      </w:r>
    </w:p>
    <w:p w:rsidR="005C5CF8" w:rsidRDefault="006B0563" w:rsidP="00E2795C">
      <w:pPr>
        <w:jc w:val="left"/>
      </w:pPr>
      <w:r>
        <w:rPr>
          <w:rFonts w:hint="eastAsia"/>
        </w:rPr>
        <w:t>s</w:t>
      </w:r>
      <w:r>
        <w:t xml:space="preserve">ed -i </w:t>
      </w:r>
      <w:r w:rsidRPr="00492C6A">
        <w:t>"s/</w:t>
      </w:r>
      <w:r>
        <w:t>^</w:t>
      </w:r>
      <w:r w:rsidR="00C2746B" w:rsidRPr="00C2746B">
        <w:t>key_namespace</w:t>
      </w:r>
      <w:r w:rsidR="00C2746B">
        <w:t>.*</w:t>
      </w:r>
      <w:r w:rsidR="00C2746B" w:rsidRPr="00C2746B">
        <w:t>=</w:t>
      </w:r>
      <w:r w:rsidR="00C2746B">
        <w:t>.*</w:t>
      </w:r>
      <w:r>
        <w:t>/</w:t>
      </w:r>
      <w:r w:rsidR="00C2746B" w:rsidRPr="00C2746B">
        <w:t>key_namespace</w:t>
      </w:r>
      <w:r w:rsidR="00C2746B">
        <w:t xml:space="preserve"> </w:t>
      </w:r>
      <w:r w:rsidR="00C2746B" w:rsidRPr="00C2746B">
        <w:t>=</w:t>
      </w:r>
      <w:r w:rsidR="00C2746B">
        <w:t xml:space="preserve"> </w:t>
      </w:r>
      <w:r w:rsidR="00C2746B" w:rsidRPr="00C2746B">
        <w:t>FastDFS</w:t>
      </w:r>
      <w:r>
        <w:t>/g</w:t>
      </w:r>
      <w:r w:rsidRPr="00492C6A">
        <w:t>"</w:t>
      </w:r>
      <w:r>
        <w:t xml:space="preserve"> </w:t>
      </w:r>
      <w:r w:rsidRPr="001853AA">
        <w:t>/etc/fdfs/storage.conf</w:t>
      </w:r>
    </w:p>
    <w:p w:rsidR="00DC5852" w:rsidRDefault="00DC5852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长连接</w:t>
      </w:r>
    </w:p>
    <w:p w:rsidR="0054247D" w:rsidRDefault="0054247D" w:rsidP="00E2795C">
      <w:pPr>
        <w:jc w:val="left"/>
      </w:pPr>
      <w:r>
        <w:rPr>
          <w:rFonts w:hint="eastAsia"/>
        </w:rPr>
        <w:lastRenderedPageBreak/>
        <w:t>s</w:t>
      </w:r>
      <w:r>
        <w:t xml:space="preserve">ed -i </w:t>
      </w:r>
      <w:r w:rsidRPr="00492C6A">
        <w:t>"s/</w:t>
      </w:r>
      <w:r>
        <w:t>^</w:t>
      </w:r>
      <w:r>
        <w:t>keep_alive</w:t>
      </w:r>
      <w:r>
        <w:t>.*</w:t>
      </w:r>
      <w:r w:rsidRPr="00C2746B">
        <w:t>=</w:t>
      </w:r>
      <w:r>
        <w:t>.*/</w:t>
      </w:r>
      <w:r>
        <w:t>keep_alive</w:t>
      </w:r>
      <w:r>
        <w:t xml:space="preserve"> </w:t>
      </w:r>
      <w:r w:rsidRPr="00C2746B">
        <w:t>=</w:t>
      </w:r>
      <w:r>
        <w:t xml:space="preserve"> </w:t>
      </w:r>
      <w:r>
        <w:t>1</w:t>
      </w:r>
      <w:r>
        <w:t>/g</w:t>
      </w:r>
      <w:r w:rsidRPr="00492C6A">
        <w:t>"</w:t>
      </w:r>
      <w:r>
        <w:t xml:space="preserve"> </w:t>
      </w:r>
      <w:r w:rsidRPr="001853AA">
        <w:t>/etc/fdfs/storage.conf</w:t>
      </w:r>
    </w:p>
    <w:p w:rsidR="008437C5" w:rsidRDefault="008437C5" w:rsidP="00E2795C">
      <w:pPr>
        <w:jc w:val="left"/>
      </w:pPr>
      <w:r>
        <w:t xml:space="preserve">sed -i </w:t>
      </w:r>
      <w:r w:rsidRPr="00492C6A">
        <w:t>"</w:t>
      </w:r>
      <w:r>
        <w:t>s/^</w:t>
      </w:r>
      <w:r w:rsidR="006D3CD6">
        <w:t>\</w:t>
      </w:r>
      <w:r>
        <w:t>##include</w:t>
      </w:r>
      <w:r w:rsidR="00FD0688">
        <w:t xml:space="preserve"> .*</w:t>
      </w:r>
      <w:r>
        <w:t>fdht_servers.conf.*/#include \/etc\/fdht\/fdht_servers.conf/g</w:t>
      </w:r>
      <w:r w:rsidRPr="00492C6A">
        <w:t>"</w:t>
      </w:r>
      <w:r>
        <w:t xml:space="preserve"> /etc/fdfs/storage.conf</w:t>
      </w:r>
    </w:p>
    <w:p w:rsidR="00B82E15" w:rsidRDefault="00B82E15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拷贝共享库</w:t>
      </w:r>
    </w:p>
    <w:p w:rsidR="00B82E15" w:rsidRDefault="00B82E15" w:rsidP="00E2795C">
      <w:pPr>
        <w:jc w:val="left"/>
      </w:pPr>
      <w:r w:rsidRPr="00B82E15">
        <w:t>cp /usr/local/db-6.2.38/lib/libdb-6.2.so /usr/lib</w:t>
      </w:r>
      <w:r>
        <w:t>/</w:t>
      </w:r>
    </w:p>
    <w:p w:rsidR="000B3B26" w:rsidRDefault="000B3B26" w:rsidP="000B3B26">
      <w:pPr>
        <w:jc w:val="left"/>
      </w:pPr>
      <w:r>
        <w:t>cat &gt;&gt; /etc/ld.so.conf &lt;&lt;EOF</w:t>
      </w:r>
    </w:p>
    <w:p w:rsidR="000B3B26" w:rsidRDefault="000B3B26" w:rsidP="000B3B26">
      <w:pPr>
        <w:jc w:val="left"/>
      </w:pPr>
      <w:r>
        <w:t>include /usr/local/lib</w:t>
      </w:r>
    </w:p>
    <w:p w:rsidR="00B82E15" w:rsidRDefault="000B3B26" w:rsidP="000B3B26">
      <w:pPr>
        <w:jc w:val="left"/>
      </w:pPr>
      <w:r>
        <w:t>EOF</w:t>
      </w:r>
    </w:p>
    <w:p w:rsidR="000B3B26" w:rsidRDefault="00A66623" w:rsidP="000B3B26">
      <w:pPr>
        <w:jc w:val="left"/>
        <w:rPr>
          <w:rFonts w:hint="eastAsia"/>
        </w:rPr>
      </w:pPr>
      <w:r w:rsidRPr="00A66623">
        <w:t>/sbin/ldconfig</w:t>
      </w:r>
    </w:p>
    <w:p w:rsidR="008437C5" w:rsidRDefault="00201F23" w:rsidP="00E2795C">
      <w:pPr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启动f</w:t>
      </w:r>
      <w:r>
        <w:t>dhtd</w:t>
      </w:r>
      <w:r w:rsidR="00542B28">
        <w:rPr>
          <w:rFonts w:hint="eastAsia"/>
        </w:rPr>
        <w:t>，以下两个命令均可</w:t>
      </w:r>
    </w:p>
    <w:p w:rsidR="00201F23" w:rsidRDefault="00542B28" w:rsidP="00E2795C">
      <w:pPr>
        <w:jc w:val="left"/>
      </w:pPr>
      <w:r>
        <w:t>fdhtd /etc/fdht/fdhtd.conf</w:t>
      </w:r>
    </w:p>
    <w:p w:rsidR="00542B28" w:rsidRDefault="00542B28" w:rsidP="00E2795C">
      <w:pPr>
        <w:jc w:val="left"/>
      </w:pPr>
      <w:r>
        <w:rPr>
          <w:rFonts w:hint="eastAsia"/>
        </w:rPr>
        <w:t>f</w:t>
      </w:r>
      <w:r>
        <w:t>dhtd /etc/fdht/fdhtd.conf restart</w:t>
      </w:r>
    </w:p>
    <w:p w:rsidR="00FB14F3" w:rsidRDefault="00FB4DC7" w:rsidP="00E2795C">
      <w:pPr>
        <w:jc w:val="left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检查端口是否开放</w:t>
      </w:r>
    </w:p>
    <w:p w:rsidR="00FB4DC7" w:rsidRDefault="00FB4DC7" w:rsidP="00E2795C">
      <w:pPr>
        <w:jc w:val="left"/>
        <w:rPr>
          <w:rFonts w:hint="eastAsia"/>
        </w:rPr>
      </w:pPr>
      <w:r w:rsidRPr="00FB4DC7">
        <w:t>ss -lntup | grep 11411</w:t>
      </w:r>
    </w:p>
    <w:sectPr w:rsidR="00FB4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4161" w:rsidRDefault="002C4161" w:rsidP="00A433AF">
      <w:r>
        <w:separator/>
      </w:r>
    </w:p>
  </w:endnote>
  <w:endnote w:type="continuationSeparator" w:id="0">
    <w:p w:rsidR="002C4161" w:rsidRDefault="002C4161" w:rsidP="00A43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4161" w:rsidRDefault="002C4161" w:rsidP="00A433AF">
      <w:r>
        <w:separator/>
      </w:r>
    </w:p>
  </w:footnote>
  <w:footnote w:type="continuationSeparator" w:id="0">
    <w:p w:rsidR="002C4161" w:rsidRDefault="002C4161" w:rsidP="00A433AF">
      <w:r>
        <w:continuationSeparator/>
      </w:r>
    </w:p>
  </w:footnote>
  <w:footnote w:id="1">
    <w:p w:rsidR="00CF7BF7" w:rsidRPr="005C62DE" w:rsidRDefault="00CF7BF7">
      <w:pPr>
        <w:pStyle w:val="a5"/>
        <w:rPr>
          <w:rFonts w:hint="eastAsia"/>
        </w:rPr>
      </w:pPr>
      <w:r>
        <w:rPr>
          <w:rStyle w:val="a7"/>
        </w:rPr>
        <w:footnoteRef/>
      </w:r>
      <w:r>
        <w:t xml:space="preserve"> Initscripts</w:t>
      </w:r>
      <w:r>
        <w:rPr>
          <w:rFonts w:hint="eastAsia"/>
        </w:rPr>
        <w:t>软件包中含有/</w:t>
      </w:r>
      <w:r>
        <w:t>etc/init.d/functions</w:t>
      </w:r>
      <w:r>
        <w:rPr>
          <w:rFonts w:hint="eastAsia"/>
        </w:rPr>
        <w:t>，缺少此文件会造成/</w:t>
      </w:r>
      <w:r>
        <w:t>etc/init.d/fdfs_trackerd status</w:t>
      </w:r>
      <w:r>
        <w:rPr>
          <w:rFonts w:hint="eastAsia"/>
        </w:rPr>
        <w:t>执行报错：</w:t>
      </w:r>
      <w:r w:rsidRPr="005C62DE">
        <w:t>/etc/init.d/fdfs_trackerd: line 46: status: command not found</w:t>
      </w:r>
    </w:p>
  </w:footnote>
  <w:footnote w:id="2">
    <w:p w:rsidR="00CF7BF7" w:rsidRDefault="00CF7BF7">
      <w:pPr>
        <w:pStyle w:val="a5"/>
      </w:pPr>
      <w:r>
        <w:rPr>
          <w:rStyle w:val="a7"/>
        </w:rPr>
        <w:footnoteRef/>
      </w:r>
      <w:r>
        <w:t xml:space="preserve"> </w:t>
      </w:r>
      <w:r w:rsidRPr="00A433AF">
        <w:rPr>
          <w:rFonts w:hint="eastAsia"/>
        </w:rPr>
        <w:t>跟踪服务器，</w:t>
      </w:r>
      <w:r w:rsidRPr="00A433AF">
        <w:t>主要做调度工作，起负载均衡的作用。在内存中记录集群中所有存储组和存储服务器的状态信息，是客户端和数据服务器交互的枢纽。相比GFS中的master更为精简，不记录文件索引信息，占用的内存量很少。</w:t>
      </w:r>
    </w:p>
  </w:footnote>
  <w:footnote w:id="3">
    <w:p w:rsidR="00CF7BF7" w:rsidRDefault="00CF7BF7">
      <w:pPr>
        <w:pStyle w:val="a5"/>
      </w:pPr>
      <w:r>
        <w:rPr>
          <w:rStyle w:val="a7"/>
        </w:rPr>
        <w:footnoteRef/>
      </w:r>
      <w:r>
        <w:t xml:space="preserve"> </w:t>
      </w:r>
      <w:r w:rsidRPr="00AA27BD">
        <w:rPr>
          <w:rFonts w:hint="eastAsia"/>
        </w:rPr>
        <w:t>存储服务器（</w:t>
      </w:r>
      <w:r w:rsidRPr="00AA27BD">
        <w:t>又称：存储节点或数据服务器） ，文件和文件属性（metadata）都保存到存储服务器上。Storage server直接利用OS的文件系统调用管理文件。</w:t>
      </w:r>
    </w:p>
  </w:footnote>
  <w:footnote w:id="4">
    <w:p w:rsidR="00CF7BF7" w:rsidRDefault="00CF7BF7">
      <w:pPr>
        <w:pStyle w:val="a5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采用网络类型h</w:t>
      </w:r>
      <w:r>
        <w:t>ost</w:t>
      </w:r>
      <w:r>
        <w:rPr>
          <w:rFonts w:hint="eastAsia"/>
        </w:rPr>
        <w:t>，和宿主机共享同一网络，并且无需指定-</w:t>
      </w:r>
      <w:r>
        <w:t>p</w:t>
      </w:r>
      <w:r>
        <w:rPr>
          <w:rFonts w:hint="eastAsia"/>
        </w:rPr>
        <w:t>参数人工指定映射地址，-v参数指定目录映射关系。</w:t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eqiming">
    <w15:presenceInfo w15:providerId="AD" w15:userId="S-1-5-21-3874540319-2960832368-1229697785-11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09B"/>
    <w:rsid w:val="000022B9"/>
    <w:rsid w:val="00020EAF"/>
    <w:rsid w:val="000211BB"/>
    <w:rsid w:val="000350E2"/>
    <w:rsid w:val="00043AB6"/>
    <w:rsid w:val="00070AF2"/>
    <w:rsid w:val="00070B87"/>
    <w:rsid w:val="00073F42"/>
    <w:rsid w:val="0008529D"/>
    <w:rsid w:val="000A05C6"/>
    <w:rsid w:val="000B3B26"/>
    <w:rsid w:val="001077A2"/>
    <w:rsid w:val="00121B89"/>
    <w:rsid w:val="00157A0C"/>
    <w:rsid w:val="001606E1"/>
    <w:rsid w:val="00162DF5"/>
    <w:rsid w:val="0016775C"/>
    <w:rsid w:val="00172AD2"/>
    <w:rsid w:val="001758E5"/>
    <w:rsid w:val="00183CC8"/>
    <w:rsid w:val="001853AA"/>
    <w:rsid w:val="001A3B5F"/>
    <w:rsid w:val="001A450D"/>
    <w:rsid w:val="001A48DC"/>
    <w:rsid w:val="001A5A58"/>
    <w:rsid w:val="001A7B27"/>
    <w:rsid w:val="001B52F7"/>
    <w:rsid w:val="001C570A"/>
    <w:rsid w:val="001F6316"/>
    <w:rsid w:val="00201F23"/>
    <w:rsid w:val="00227517"/>
    <w:rsid w:val="00232804"/>
    <w:rsid w:val="00235164"/>
    <w:rsid w:val="00243581"/>
    <w:rsid w:val="00254D93"/>
    <w:rsid w:val="00255FB1"/>
    <w:rsid w:val="002700D4"/>
    <w:rsid w:val="00291E2C"/>
    <w:rsid w:val="002A61E2"/>
    <w:rsid w:val="002B7043"/>
    <w:rsid w:val="002C13ED"/>
    <w:rsid w:val="002C4161"/>
    <w:rsid w:val="002C7095"/>
    <w:rsid w:val="002F1A4B"/>
    <w:rsid w:val="002F2677"/>
    <w:rsid w:val="00300BA3"/>
    <w:rsid w:val="00305C09"/>
    <w:rsid w:val="00306206"/>
    <w:rsid w:val="003105D5"/>
    <w:rsid w:val="003156B8"/>
    <w:rsid w:val="0031702C"/>
    <w:rsid w:val="0032633A"/>
    <w:rsid w:val="00334D6D"/>
    <w:rsid w:val="00336D2B"/>
    <w:rsid w:val="00343042"/>
    <w:rsid w:val="00385D49"/>
    <w:rsid w:val="003A7115"/>
    <w:rsid w:val="003C04EE"/>
    <w:rsid w:val="003C0631"/>
    <w:rsid w:val="003F1B84"/>
    <w:rsid w:val="00425AF5"/>
    <w:rsid w:val="00461B84"/>
    <w:rsid w:val="00470117"/>
    <w:rsid w:val="004810F2"/>
    <w:rsid w:val="004913D2"/>
    <w:rsid w:val="00492C6A"/>
    <w:rsid w:val="004B4AAD"/>
    <w:rsid w:val="004E016F"/>
    <w:rsid w:val="00525C57"/>
    <w:rsid w:val="00526380"/>
    <w:rsid w:val="005318C4"/>
    <w:rsid w:val="0054247D"/>
    <w:rsid w:val="00542B28"/>
    <w:rsid w:val="0055345A"/>
    <w:rsid w:val="00555B71"/>
    <w:rsid w:val="00561A59"/>
    <w:rsid w:val="00586300"/>
    <w:rsid w:val="005931C2"/>
    <w:rsid w:val="00597C41"/>
    <w:rsid w:val="005B50EC"/>
    <w:rsid w:val="005B53A9"/>
    <w:rsid w:val="005C12D0"/>
    <w:rsid w:val="005C5CF8"/>
    <w:rsid w:val="005C5EDA"/>
    <w:rsid w:val="005C62DE"/>
    <w:rsid w:val="00613FF9"/>
    <w:rsid w:val="00637B3F"/>
    <w:rsid w:val="006405CB"/>
    <w:rsid w:val="00656056"/>
    <w:rsid w:val="00692A21"/>
    <w:rsid w:val="006962BA"/>
    <w:rsid w:val="006A6F19"/>
    <w:rsid w:val="006B0563"/>
    <w:rsid w:val="006C6A71"/>
    <w:rsid w:val="006D0748"/>
    <w:rsid w:val="006D3CD6"/>
    <w:rsid w:val="006D6653"/>
    <w:rsid w:val="00716876"/>
    <w:rsid w:val="0073648A"/>
    <w:rsid w:val="00747D35"/>
    <w:rsid w:val="00762063"/>
    <w:rsid w:val="00770D03"/>
    <w:rsid w:val="007829BE"/>
    <w:rsid w:val="0079047D"/>
    <w:rsid w:val="007B64E9"/>
    <w:rsid w:val="007C49B6"/>
    <w:rsid w:val="007E156E"/>
    <w:rsid w:val="007E35AA"/>
    <w:rsid w:val="007E509B"/>
    <w:rsid w:val="00813A98"/>
    <w:rsid w:val="00830A6D"/>
    <w:rsid w:val="00834081"/>
    <w:rsid w:val="00840BB2"/>
    <w:rsid w:val="00841C88"/>
    <w:rsid w:val="008437C5"/>
    <w:rsid w:val="00850C81"/>
    <w:rsid w:val="00863263"/>
    <w:rsid w:val="00863674"/>
    <w:rsid w:val="008729A4"/>
    <w:rsid w:val="008804E4"/>
    <w:rsid w:val="008D25AF"/>
    <w:rsid w:val="008F741D"/>
    <w:rsid w:val="0091041D"/>
    <w:rsid w:val="00924B74"/>
    <w:rsid w:val="009303F9"/>
    <w:rsid w:val="00936C75"/>
    <w:rsid w:val="00951BBF"/>
    <w:rsid w:val="00952AA9"/>
    <w:rsid w:val="00973DCC"/>
    <w:rsid w:val="0097425B"/>
    <w:rsid w:val="00976825"/>
    <w:rsid w:val="00984159"/>
    <w:rsid w:val="009924AB"/>
    <w:rsid w:val="009D0D3F"/>
    <w:rsid w:val="009F4B81"/>
    <w:rsid w:val="00A274A0"/>
    <w:rsid w:val="00A27D41"/>
    <w:rsid w:val="00A433AF"/>
    <w:rsid w:val="00A45543"/>
    <w:rsid w:val="00A63527"/>
    <w:rsid w:val="00A66623"/>
    <w:rsid w:val="00A81171"/>
    <w:rsid w:val="00AA27BD"/>
    <w:rsid w:val="00AA3E9E"/>
    <w:rsid w:val="00AB5C18"/>
    <w:rsid w:val="00AB6217"/>
    <w:rsid w:val="00AB73F6"/>
    <w:rsid w:val="00AD207C"/>
    <w:rsid w:val="00AF701F"/>
    <w:rsid w:val="00AF744A"/>
    <w:rsid w:val="00B03699"/>
    <w:rsid w:val="00B25F1D"/>
    <w:rsid w:val="00B50003"/>
    <w:rsid w:val="00B5603D"/>
    <w:rsid w:val="00B60631"/>
    <w:rsid w:val="00B612B5"/>
    <w:rsid w:val="00B82E15"/>
    <w:rsid w:val="00B9509C"/>
    <w:rsid w:val="00BA0806"/>
    <w:rsid w:val="00BA7209"/>
    <w:rsid w:val="00BB3B11"/>
    <w:rsid w:val="00BD6A44"/>
    <w:rsid w:val="00BE16E1"/>
    <w:rsid w:val="00BE233D"/>
    <w:rsid w:val="00BE7742"/>
    <w:rsid w:val="00C033EA"/>
    <w:rsid w:val="00C22BF4"/>
    <w:rsid w:val="00C2746B"/>
    <w:rsid w:val="00C3166D"/>
    <w:rsid w:val="00C335BF"/>
    <w:rsid w:val="00C51C9B"/>
    <w:rsid w:val="00C63105"/>
    <w:rsid w:val="00C63F90"/>
    <w:rsid w:val="00C87D30"/>
    <w:rsid w:val="00C946D2"/>
    <w:rsid w:val="00C95F87"/>
    <w:rsid w:val="00C97AD3"/>
    <w:rsid w:val="00CA7588"/>
    <w:rsid w:val="00CC04DE"/>
    <w:rsid w:val="00CF077C"/>
    <w:rsid w:val="00CF4C03"/>
    <w:rsid w:val="00CF7BF7"/>
    <w:rsid w:val="00D16D0A"/>
    <w:rsid w:val="00D17E96"/>
    <w:rsid w:val="00D45C59"/>
    <w:rsid w:val="00D47210"/>
    <w:rsid w:val="00D6014D"/>
    <w:rsid w:val="00D64814"/>
    <w:rsid w:val="00D70B10"/>
    <w:rsid w:val="00D7620A"/>
    <w:rsid w:val="00D81B53"/>
    <w:rsid w:val="00D975A8"/>
    <w:rsid w:val="00DA1303"/>
    <w:rsid w:val="00DA5792"/>
    <w:rsid w:val="00DC01AD"/>
    <w:rsid w:val="00DC5852"/>
    <w:rsid w:val="00DE246B"/>
    <w:rsid w:val="00DE6C0F"/>
    <w:rsid w:val="00E028BE"/>
    <w:rsid w:val="00E139AD"/>
    <w:rsid w:val="00E14F71"/>
    <w:rsid w:val="00E15F3B"/>
    <w:rsid w:val="00E1664D"/>
    <w:rsid w:val="00E2795C"/>
    <w:rsid w:val="00E33F22"/>
    <w:rsid w:val="00E437E5"/>
    <w:rsid w:val="00E50721"/>
    <w:rsid w:val="00E60EC4"/>
    <w:rsid w:val="00E62D70"/>
    <w:rsid w:val="00E75538"/>
    <w:rsid w:val="00E827BD"/>
    <w:rsid w:val="00E87813"/>
    <w:rsid w:val="00EA0FBB"/>
    <w:rsid w:val="00EB229C"/>
    <w:rsid w:val="00EC29F0"/>
    <w:rsid w:val="00EE3F5F"/>
    <w:rsid w:val="00EF1004"/>
    <w:rsid w:val="00EF1D33"/>
    <w:rsid w:val="00F029F4"/>
    <w:rsid w:val="00F124E1"/>
    <w:rsid w:val="00F14B92"/>
    <w:rsid w:val="00F14EDA"/>
    <w:rsid w:val="00F30572"/>
    <w:rsid w:val="00F42F05"/>
    <w:rsid w:val="00F57C96"/>
    <w:rsid w:val="00FA6280"/>
    <w:rsid w:val="00FB043A"/>
    <w:rsid w:val="00FB14F3"/>
    <w:rsid w:val="00FB4DC7"/>
    <w:rsid w:val="00FC0CB3"/>
    <w:rsid w:val="00FD0688"/>
    <w:rsid w:val="00FD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C4723"/>
  <w15:chartTrackingRefBased/>
  <w15:docId w15:val="{B0DFD732-1D1B-451A-A351-F7AF03F2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49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2C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49B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601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6014D"/>
    <w:rPr>
      <w:color w:val="605E5C"/>
      <w:shd w:val="clear" w:color="auto" w:fill="E1DFDD"/>
    </w:rPr>
  </w:style>
  <w:style w:type="paragraph" w:styleId="a5">
    <w:name w:val="footnote text"/>
    <w:basedOn w:val="a"/>
    <w:link w:val="a6"/>
    <w:uiPriority w:val="99"/>
    <w:semiHidden/>
    <w:unhideWhenUsed/>
    <w:qFormat/>
    <w:rsid w:val="00A433AF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A433AF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A433AF"/>
    <w:rPr>
      <w:vertAlign w:val="superscript"/>
    </w:rPr>
  </w:style>
  <w:style w:type="character" w:customStyle="1" w:styleId="20">
    <w:name w:val="标题 2 字符"/>
    <w:basedOn w:val="a0"/>
    <w:link w:val="2"/>
    <w:uiPriority w:val="9"/>
    <w:rsid w:val="00492C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B25F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25F1D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1677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6775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677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6775C"/>
    <w:rPr>
      <w:sz w:val="18"/>
      <w:szCs w:val="18"/>
    </w:rPr>
  </w:style>
  <w:style w:type="table" w:styleId="ac">
    <w:name w:val="Table Grid"/>
    <w:basedOn w:val="a1"/>
    <w:uiPriority w:val="39"/>
    <w:rsid w:val="00C87D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9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00.61:8888/group1/M00/00/00/wKhkPV5qB3uAe8ISBrIcyZNcp5E1.6.zip" TargetMode="External"/><Relationship Id="rId13" Type="http://schemas.openxmlformats.org/officeDocument/2006/relationships/hyperlink" Target="https://download.oracle.com/otn/berkeley-db/db-6.2.38.tar.gz?AuthParam=1584512779_e725b87f84da862e9fb2e2ce0edb3d48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nginx.org/download/nginx-1.15.4.tar.gz" TargetMode="External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emf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openxmlformats.org/officeDocument/2006/relationships/hyperlink" Target="http://mirror.centos.org/centos/7/extras/x86_64/Packages/container-selinux-2.107-3.el7.noarch.rp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irrors.aliyun.com/docker-ce/linux/centos/docker-ce.rep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5378E-A0D4-4B2F-A778-3C8B77499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13988</TotalTime>
  <Pages>9</Pages>
  <Words>1661</Words>
  <Characters>9470</Characters>
  <Application>Microsoft Office Word</Application>
  <DocSecurity>0</DocSecurity>
  <Lines>78</Lines>
  <Paragraphs>22</Paragraphs>
  <ScaleCrop>false</ScaleCrop>
  <Company/>
  <LinksUpToDate>false</LinksUpToDate>
  <CharactersWithSpaces>11109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heqiming</dc:creator>
  <cp:keywords/>
  <dc:description/>
  <cp:lastModifiedBy>heqiming</cp:lastModifiedBy>
  <cp:revision>211</cp:revision>
  <dcterms:created xsi:type="dcterms:W3CDTF">2020-03-12T03:35:00Z</dcterms:created>
  <dcterms:modified xsi:type="dcterms:W3CDTF">2020-03-23T02:49:00Z</dcterms:modified>
</cp:coreProperties>
</file>